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7B364" w14:textId="7E20C8E7" w:rsidR="00181CED" w:rsidRPr="00181CED" w:rsidRDefault="00E06839" w:rsidP="00181CED">
      <w:pPr>
        <w:jc w:val="right"/>
        <w:rPr>
          <w:rStyle w:val="9Char"/>
          <w:rFonts w:asciiTheme="minorHAnsi" w:eastAsiaTheme="minorHAnsi" w:hAnsiTheme="minorHAnsi" w:cstheme="minorBidi"/>
          <w:b/>
          <w:bCs/>
          <w:i w:val="0"/>
          <w:iCs w:val="0"/>
          <w:color w:val="2F5496" w:themeColor="accent1" w:themeShade="BF"/>
          <w:sz w:val="32"/>
          <w:szCs w:val="32"/>
          <w:rtl/>
        </w:rPr>
      </w:pPr>
      <w:bookmarkStart w:id="0" w:name="_Hlk198311500"/>
      <w:r w:rsidRPr="00437AA8">
        <w:rPr>
          <w:rStyle w:val="9Char"/>
          <w:b/>
          <w:bCs/>
          <w:noProof/>
          <w:sz w:val="32"/>
          <w:szCs w:val="32"/>
        </w:rPr>
        <mc:AlternateContent>
          <mc:Choice Requires="wpg">
            <w:drawing>
              <wp:anchor distT="0" distB="0" distL="114300" distR="114300" simplePos="0" relativeHeight="251662336" behindDoc="0" locked="0" layoutInCell="1" allowOverlap="1" wp14:anchorId="7FAE71A8" wp14:editId="04887178">
                <wp:simplePos x="0" y="0"/>
                <wp:positionH relativeFrom="column">
                  <wp:posOffset>-534035</wp:posOffset>
                </wp:positionH>
                <wp:positionV relativeFrom="paragraph">
                  <wp:posOffset>80010</wp:posOffset>
                </wp:positionV>
                <wp:extent cx="2699385" cy="1630045"/>
                <wp:effectExtent l="0" t="0" r="0" b="0"/>
                <wp:wrapSquare wrapText="bothSides"/>
                <wp:docPr id="15" name="Group 100005"/>
                <wp:cNvGraphicFramePr/>
                <a:graphic xmlns:a="http://schemas.openxmlformats.org/drawingml/2006/main">
                  <a:graphicData uri="http://schemas.microsoft.com/office/word/2010/wordprocessingGroup">
                    <wpg:wgp>
                      <wpg:cNvGrpSpPr/>
                      <wpg:grpSpPr>
                        <a:xfrm>
                          <a:off x="0" y="0"/>
                          <a:ext cx="2699385" cy="1630045"/>
                          <a:chOff x="0" y="0"/>
                          <a:chExt cx="2587752" cy="1487424"/>
                        </a:xfrm>
                      </wpg:grpSpPr>
                      <pic:pic xmlns:pic="http://schemas.openxmlformats.org/drawingml/2006/picture">
                        <pic:nvPicPr>
                          <pic:cNvPr id="16" name="Picture 110"/>
                          <pic:cNvPicPr/>
                        </pic:nvPicPr>
                        <pic:blipFill>
                          <a:blip r:embed="rId8"/>
                          <a:stretch>
                            <a:fillRect/>
                          </a:stretch>
                        </pic:blipFill>
                        <pic:spPr>
                          <a:xfrm>
                            <a:off x="0" y="1524"/>
                            <a:ext cx="2587752" cy="1485900"/>
                          </a:xfrm>
                          <a:prstGeom prst="rect">
                            <a:avLst/>
                          </a:prstGeom>
                        </pic:spPr>
                      </pic:pic>
                      <pic:pic xmlns:pic="http://schemas.openxmlformats.org/drawingml/2006/picture">
                        <pic:nvPicPr>
                          <pic:cNvPr id="17" name="Picture 112"/>
                          <pic:cNvPicPr/>
                        </pic:nvPicPr>
                        <pic:blipFill>
                          <a:blip r:embed="rId9"/>
                          <a:stretch>
                            <a:fillRect/>
                          </a:stretch>
                        </pic:blipFill>
                        <pic:spPr>
                          <a:xfrm>
                            <a:off x="89916" y="0"/>
                            <a:ext cx="1373124" cy="1373124"/>
                          </a:xfrm>
                          <a:prstGeom prst="rect">
                            <a:avLst/>
                          </a:prstGeom>
                        </pic:spPr>
                      </pic:pic>
                      <wps:wsp>
                        <wps:cNvPr id="18" name="Rectangle 113"/>
                        <wps:cNvSpPr/>
                        <wps:spPr>
                          <a:xfrm>
                            <a:off x="1463294" y="1287653"/>
                            <a:ext cx="34356" cy="154840"/>
                          </a:xfrm>
                          <a:prstGeom prst="rect">
                            <a:avLst/>
                          </a:prstGeom>
                          <a:ln>
                            <a:noFill/>
                          </a:ln>
                        </wps:spPr>
                        <wps:txbx>
                          <w:txbxContent>
                            <w:p w14:paraId="185DD0B6" w14:textId="77777777" w:rsidR="00A86A4E" w:rsidRDefault="00A86A4E" w:rsidP="00E06839">
                              <w:pPr>
                                <w:bidi w:val="0"/>
                              </w:pPr>
                              <w:r>
                                <w:rPr>
                                  <w:rFonts w:ascii="Calibri" w:eastAsia="Calibri" w:hAnsi="Calibri" w:cs="Calibri"/>
                                  <w:sz w:val="18"/>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FAE71A8" id="Group 100005" o:spid="_x0000_s1026" style="position:absolute;margin-left:-42.05pt;margin-top:6.3pt;width:212.55pt;height:128.35pt;z-index:251662336;mso-width-relative:margin;mso-height-relative:margin" coordsize="25877,148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0" o:spid="_x0000_s1027" type="#_x0000_t75" style="position:absolute;top:15;width:25877;height:14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">
                  <v:imagedata r:id="rId10" o:title=""/>
                </v:shape>
                <v:shape id="Picture 112" o:spid="_x0000_s1028" type="#_x0000_t75" style="position:absolute;left:899;width:13731;height:13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">
                  <v:imagedata r:id="rId11" o:title=""/>
                </v:shape>
                <v:rect id="Rectangle 113" o:spid="_x0000_s1029" style="position:absolute;left:14632;top:12876;width:3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185DD0B6" w14:textId="77777777" w:rsidR="00A86A4E" w:rsidRDefault="00A86A4E" w:rsidP="00E06839">
                        <w:pPr>
                          <w:bidi w:val="0"/>
                        </w:pPr>
                        <w:r>
                          <w:rPr>
                            <w:rFonts w:ascii="Calibri" w:eastAsia="Calibri" w:hAnsi="Calibri" w:cs="Calibri"/>
                            <w:sz w:val="18"/>
                          </w:rPr>
                          <w:t xml:space="preserve"> </w:t>
                        </w:r>
                      </w:p>
                    </w:txbxContent>
                  </v:textbox>
                </v:rect>
                <w10:wrap type="square"/>
              </v:group>
            </w:pict>
          </mc:Fallback>
        </mc:AlternateContent>
      </w:r>
      <w:r>
        <w:rPr>
          <w:noProof/>
        </w:rPr>
        <w:drawing>
          <wp:anchor distT="0" distB="0" distL="114300" distR="114300" simplePos="0" relativeHeight="251660288" behindDoc="0" locked="0" layoutInCell="1" allowOverlap="1" wp14:anchorId="028667BF" wp14:editId="7946CC06">
            <wp:simplePos x="0" y="0"/>
            <wp:positionH relativeFrom="column">
              <wp:posOffset>3693795</wp:posOffset>
            </wp:positionH>
            <wp:positionV relativeFrom="paragraph">
              <wp:posOffset>0</wp:posOffset>
            </wp:positionV>
            <wp:extent cx="1580515" cy="317818"/>
            <wp:effectExtent l="0" t="0" r="635" b="6350"/>
            <wp:wrapNone/>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12"/>
                    <a:stretch>
                      <a:fillRect/>
                    </a:stretch>
                  </pic:blipFill>
                  <pic:spPr>
                    <a:xfrm>
                      <a:off x="0" y="0"/>
                      <a:ext cx="1580515" cy="317818"/>
                    </a:xfrm>
                    <a:prstGeom prst="rect">
                      <a:avLst/>
                    </a:prstGeom>
                  </pic:spPr>
                </pic:pic>
              </a:graphicData>
            </a:graphic>
            <wp14:sizeRelH relativeFrom="margin">
              <wp14:pctWidth>0</wp14:pctWidth>
            </wp14:sizeRelH>
            <wp14:sizeRelV relativeFrom="margin">
              <wp14:pctHeight>0</wp14:pctHeight>
            </wp14:sizeRelV>
          </wp:anchor>
        </w:drawing>
      </w:r>
    </w:p>
    <w:p w14:paraId="100DCF3C" w14:textId="460EA1D8" w:rsidR="00E06839" w:rsidRPr="00E60441" w:rsidRDefault="00856D5F" w:rsidP="00D02E59">
      <w:pPr>
        <w:spacing w:before="120" w:after="0"/>
        <w:ind w:left="-2150" w:hanging="10"/>
        <w:jc w:val="center"/>
        <w:rPr>
          <w:rStyle w:val="9Char"/>
          <w:b/>
          <w:bCs/>
          <w:i w:val="0"/>
          <w:iCs w:val="0"/>
          <w:color w:val="auto"/>
          <w:sz w:val="32"/>
          <w:szCs w:val="32"/>
          <w:rtl/>
        </w:rPr>
      </w:pPr>
      <w:r>
        <w:rPr>
          <w:rStyle w:val="9Char"/>
          <w:rFonts w:hint="cs"/>
          <w:b/>
          <w:bCs/>
          <w:i w:val="0"/>
          <w:iCs w:val="0"/>
          <w:color w:val="auto"/>
          <w:sz w:val="32"/>
          <w:szCs w:val="32"/>
          <w:rtl/>
        </w:rPr>
        <w:t xml:space="preserve">وزارة </w:t>
      </w:r>
      <w:r w:rsidR="00E60441">
        <w:rPr>
          <w:rStyle w:val="9Char"/>
          <w:rFonts w:hint="cs"/>
          <w:b/>
          <w:bCs/>
          <w:i w:val="0"/>
          <w:iCs w:val="0"/>
          <w:color w:val="auto"/>
          <w:sz w:val="32"/>
          <w:szCs w:val="32"/>
          <w:rtl/>
        </w:rPr>
        <w:t>التربية</w:t>
      </w:r>
      <w:r w:rsidR="00D02E59">
        <w:rPr>
          <w:rStyle w:val="9Char"/>
          <w:b/>
          <w:bCs/>
          <w:i w:val="0"/>
          <w:iCs w:val="0"/>
          <w:color w:val="auto"/>
          <w:sz w:val="32"/>
          <w:szCs w:val="32"/>
        </w:rPr>
        <w:t xml:space="preserve"> </w:t>
      </w:r>
      <w:r w:rsidR="00E60441">
        <w:rPr>
          <w:rStyle w:val="9Char"/>
          <w:rFonts w:hint="cs"/>
          <w:b/>
          <w:bCs/>
          <w:i w:val="0"/>
          <w:iCs w:val="0"/>
          <w:color w:val="auto"/>
          <w:sz w:val="32"/>
          <w:szCs w:val="32"/>
          <w:rtl/>
        </w:rPr>
        <w:t>و</w:t>
      </w:r>
      <w:r w:rsidR="00E06839" w:rsidRPr="00E60441">
        <w:rPr>
          <w:rStyle w:val="9Char"/>
          <w:rFonts w:hint="cs"/>
          <w:b/>
          <w:bCs/>
          <w:i w:val="0"/>
          <w:iCs w:val="0"/>
          <w:color w:val="auto"/>
          <w:sz w:val="32"/>
          <w:szCs w:val="32"/>
          <w:rtl/>
        </w:rPr>
        <w:t>التعليم العالي</w:t>
      </w:r>
      <w:r w:rsidR="00D02E59">
        <w:rPr>
          <w:rStyle w:val="9Char"/>
          <w:b/>
          <w:bCs/>
          <w:i w:val="0"/>
          <w:iCs w:val="0"/>
          <w:color w:val="auto"/>
          <w:sz w:val="32"/>
          <w:szCs w:val="32"/>
        </w:rPr>
        <w:t xml:space="preserve"> </w:t>
      </w:r>
      <w:r w:rsidR="00E06839" w:rsidRPr="00E60441">
        <w:rPr>
          <w:rStyle w:val="9Char"/>
          <w:rFonts w:hint="cs"/>
          <w:b/>
          <w:bCs/>
          <w:i w:val="0"/>
          <w:iCs w:val="0"/>
          <w:color w:val="auto"/>
          <w:sz w:val="32"/>
          <w:szCs w:val="32"/>
          <w:rtl/>
        </w:rPr>
        <w:t>والبحث العلمي</w:t>
      </w:r>
    </w:p>
    <w:p w14:paraId="7CD3E099" w14:textId="49BB436D" w:rsidR="00E06839" w:rsidRPr="00E60441" w:rsidRDefault="00D02E59" w:rsidP="00D02E59">
      <w:pPr>
        <w:spacing w:before="120" w:after="0"/>
        <w:rPr>
          <w:rStyle w:val="9Char"/>
          <w:b/>
          <w:bCs/>
          <w:i w:val="0"/>
          <w:iCs w:val="0"/>
          <w:color w:val="auto"/>
          <w:sz w:val="32"/>
          <w:szCs w:val="32"/>
        </w:rPr>
      </w:pPr>
      <w:r>
        <w:rPr>
          <w:rStyle w:val="9Char"/>
          <w:b/>
          <w:bCs/>
          <w:i w:val="0"/>
          <w:iCs w:val="0"/>
          <w:color w:val="auto"/>
          <w:sz w:val="32"/>
          <w:szCs w:val="32"/>
        </w:rPr>
        <w:t xml:space="preserve">        </w:t>
      </w:r>
      <w:r w:rsidR="00E06839" w:rsidRPr="00E60441">
        <w:rPr>
          <w:rStyle w:val="9Char"/>
          <w:rFonts w:hint="cs"/>
          <w:b/>
          <w:bCs/>
          <w:i w:val="0"/>
          <w:iCs w:val="0"/>
          <w:color w:val="auto"/>
          <w:sz w:val="32"/>
          <w:szCs w:val="32"/>
          <w:rtl/>
        </w:rPr>
        <w:t>الجامعة اليمنية</w:t>
      </w:r>
    </w:p>
    <w:p w14:paraId="675C4970" w14:textId="026C4CA5" w:rsidR="00E06839" w:rsidRPr="00E60441" w:rsidRDefault="00E06839" w:rsidP="00D02E59">
      <w:pPr>
        <w:spacing w:before="120" w:after="0"/>
        <w:ind w:hanging="10"/>
        <w:rPr>
          <w:rStyle w:val="9Char"/>
          <w:b/>
          <w:bCs/>
          <w:i w:val="0"/>
          <w:iCs w:val="0"/>
          <w:color w:val="auto"/>
          <w:sz w:val="32"/>
          <w:szCs w:val="32"/>
          <w:rtl/>
        </w:rPr>
      </w:pPr>
      <w:r w:rsidRPr="00E60441">
        <w:rPr>
          <w:rStyle w:val="9Char"/>
          <w:rFonts w:hint="cs"/>
          <w:b/>
          <w:bCs/>
          <w:i w:val="0"/>
          <w:iCs w:val="0"/>
          <w:color w:val="auto"/>
          <w:sz w:val="32"/>
          <w:szCs w:val="32"/>
          <w:rtl/>
        </w:rPr>
        <w:t>كلية الهندسة وعلوم الحاسوب</w:t>
      </w:r>
    </w:p>
    <w:p w14:paraId="5A7A3144" w14:textId="22FD751F" w:rsidR="00E06839" w:rsidRDefault="00E06839" w:rsidP="00E06839">
      <w:pPr>
        <w:spacing w:before="120" w:after="0"/>
        <w:ind w:left="-2870" w:hanging="10"/>
        <w:rPr>
          <w:rStyle w:val="9Char"/>
          <w:b/>
          <w:bCs/>
          <w:sz w:val="32"/>
          <w:szCs w:val="32"/>
          <w:rtl/>
        </w:rPr>
      </w:pPr>
      <w:r>
        <w:rPr>
          <w:rStyle w:val="9Char"/>
          <w:rFonts w:hint="cs"/>
          <w:b/>
          <w:bCs/>
          <w:sz w:val="32"/>
          <w:szCs w:val="32"/>
          <w:rtl/>
        </w:rPr>
        <w:t xml:space="preserve">                                 </w:t>
      </w:r>
    </w:p>
    <w:p w14:paraId="703D290E" w14:textId="4461FE62" w:rsidR="009803D7" w:rsidRDefault="009803D7" w:rsidP="00E06839">
      <w:pPr>
        <w:jc w:val="both"/>
        <w:rPr>
          <w:b/>
          <w:bCs/>
          <w:color w:val="2F5496" w:themeColor="accent1" w:themeShade="BF"/>
          <w:sz w:val="32"/>
          <w:szCs w:val="32"/>
          <w:rtl/>
        </w:rPr>
      </w:pPr>
      <w:r>
        <w:rPr>
          <w:b/>
          <w:bCs/>
          <w:color w:val="2F5496" w:themeColor="accent1" w:themeShade="BF"/>
          <w:sz w:val="32"/>
          <w:szCs w:val="32"/>
          <w:rtl/>
        </w:rPr>
        <w:br/>
      </w:r>
    </w:p>
    <w:p w14:paraId="3A940A0C" w14:textId="77777777" w:rsidR="003B74AD" w:rsidRDefault="003B74AD" w:rsidP="00E06839">
      <w:pPr>
        <w:jc w:val="both"/>
        <w:rPr>
          <w:b/>
          <w:bCs/>
          <w:color w:val="2F5496" w:themeColor="accent1" w:themeShade="BF"/>
          <w:sz w:val="32"/>
          <w:szCs w:val="32"/>
          <w:rtl/>
        </w:rPr>
      </w:pPr>
    </w:p>
    <w:p w14:paraId="7E68CC37" w14:textId="40A47094" w:rsidR="003F4F02" w:rsidRDefault="00303180" w:rsidP="00E06839">
      <w:pPr>
        <w:jc w:val="both"/>
        <w:rPr>
          <w:b/>
          <w:bCs/>
          <w:color w:val="2F5496" w:themeColor="accent1" w:themeShade="BF"/>
          <w:sz w:val="32"/>
          <w:szCs w:val="32"/>
          <w:rtl/>
        </w:rPr>
      </w:pPr>
      <w:r>
        <w:rPr>
          <w:b/>
          <w:bCs/>
          <w:noProof/>
          <w:color w:val="2F5496" w:themeColor="accent1" w:themeShade="BF"/>
          <w:sz w:val="32"/>
          <w:szCs w:val="32"/>
          <w:rtl/>
          <w:lang w:val="ar-SA"/>
        </w:rPr>
        <mc:AlternateContent>
          <mc:Choice Requires="wps">
            <w:drawing>
              <wp:anchor distT="0" distB="0" distL="114300" distR="114300" simplePos="0" relativeHeight="251663360" behindDoc="0" locked="0" layoutInCell="1" allowOverlap="1" wp14:anchorId="70B552CB" wp14:editId="67077DDC">
                <wp:simplePos x="0" y="0"/>
                <wp:positionH relativeFrom="margin">
                  <wp:posOffset>-11007</wp:posOffset>
                </wp:positionH>
                <wp:positionV relativeFrom="paragraph">
                  <wp:posOffset>8890</wp:posOffset>
                </wp:positionV>
                <wp:extent cx="5265420" cy="944880"/>
                <wp:effectExtent l="0" t="0" r="11430" b="26670"/>
                <wp:wrapNone/>
                <wp:docPr id="19" name="Rectangle: Rounded Corners 19"/>
                <wp:cNvGraphicFramePr/>
                <a:graphic xmlns:a="http://schemas.openxmlformats.org/drawingml/2006/main">
                  <a:graphicData uri="http://schemas.microsoft.com/office/word/2010/wordprocessingShape">
                    <wps:wsp>
                      <wps:cNvSpPr/>
                      <wps:spPr>
                        <a:xfrm>
                          <a:off x="0" y="0"/>
                          <a:ext cx="5265420" cy="94488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9AB626" id="Rectangle: Rounded Corners 19" o:spid="_x0000_s1026" style="position:absolute;margin-left:-.85pt;margin-top:.7pt;width:414.6pt;height:74.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" filled="f" strokecolor="#1f3763 [1604]" strokeweight="1pt">
                <v:stroke joinstyle="miter"/>
                <w10:wrap anchorx="margin"/>
              </v:roundrect>
            </w:pict>
          </mc:Fallback>
        </mc:AlternateContent>
      </w:r>
    </w:p>
    <w:p w14:paraId="0F3E5E21" w14:textId="6C01EEB4" w:rsidR="003F4F02" w:rsidRDefault="00E71EBC" w:rsidP="00E06839">
      <w:pPr>
        <w:jc w:val="both"/>
        <w:rPr>
          <w:b/>
          <w:bCs/>
          <w:color w:val="2F5496" w:themeColor="accent1" w:themeShade="BF"/>
          <w:sz w:val="32"/>
          <w:szCs w:val="32"/>
          <w:rtl/>
        </w:rPr>
      </w:pPr>
      <w:r>
        <w:rPr>
          <w:rFonts w:hint="cs"/>
          <w:b/>
          <w:bCs/>
          <w:color w:val="000000" w:themeColor="text1"/>
          <w:sz w:val="72"/>
          <w:szCs w:val="72"/>
          <w:rtl/>
        </w:rPr>
        <w:t xml:space="preserve">        </w:t>
      </w:r>
      <w:r w:rsidR="0057133A">
        <w:rPr>
          <w:rFonts w:hint="cs"/>
          <w:b/>
          <w:bCs/>
          <w:color w:val="000000" w:themeColor="text1"/>
          <w:sz w:val="72"/>
          <w:szCs w:val="72"/>
          <w:rtl/>
        </w:rPr>
        <w:t xml:space="preserve">منصة </w:t>
      </w:r>
      <w:r>
        <w:rPr>
          <w:rFonts w:hint="cs"/>
          <w:b/>
          <w:bCs/>
          <w:color w:val="000000" w:themeColor="text1"/>
          <w:sz w:val="72"/>
          <w:szCs w:val="72"/>
          <w:rtl/>
        </w:rPr>
        <w:t>القضاء الذكي</w:t>
      </w:r>
    </w:p>
    <w:p w14:paraId="6818DE9B" w14:textId="6CB73912" w:rsidR="003F4F02" w:rsidRPr="003F4F02" w:rsidRDefault="003F4F02" w:rsidP="003F4F02">
      <w:pPr>
        <w:rPr>
          <w:b/>
          <w:bCs/>
          <w:color w:val="000000" w:themeColor="text1"/>
          <w:sz w:val="36"/>
          <w:szCs w:val="36"/>
          <w:rtl/>
        </w:rPr>
      </w:pPr>
    </w:p>
    <w:p w14:paraId="0ECECF21" w14:textId="5E38217E" w:rsidR="003F4F02" w:rsidRDefault="00E71EBC" w:rsidP="003F4F02">
      <w:pPr>
        <w:rPr>
          <w:b/>
          <w:bCs/>
          <w:color w:val="000000" w:themeColor="text1"/>
          <w:sz w:val="32"/>
          <w:szCs w:val="32"/>
          <w:rtl/>
        </w:rPr>
      </w:pPr>
      <w:r>
        <w:rPr>
          <w:rFonts w:hint="cs"/>
          <w:b/>
          <w:bCs/>
          <w:color w:val="000000" w:themeColor="text1"/>
          <w:sz w:val="32"/>
          <w:szCs w:val="32"/>
          <w:rtl/>
        </w:rPr>
        <w:t>محمد صالح محمد المنبه</w:t>
      </w:r>
      <w:r w:rsidR="00303180">
        <w:rPr>
          <w:rFonts w:hint="cs"/>
          <w:b/>
          <w:bCs/>
          <w:color w:val="000000" w:themeColor="text1"/>
          <w:sz w:val="32"/>
          <w:szCs w:val="32"/>
          <w:rtl/>
        </w:rPr>
        <w:t xml:space="preserve">                   </w:t>
      </w:r>
      <w:r w:rsidR="006F0E63">
        <w:rPr>
          <w:rFonts w:hint="cs"/>
          <w:b/>
          <w:bCs/>
          <w:color w:val="000000" w:themeColor="text1"/>
          <w:sz w:val="32"/>
          <w:szCs w:val="32"/>
          <w:rtl/>
        </w:rPr>
        <w:t xml:space="preserve">  </w:t>
      </w:r>
      <w:r w:rsidR="00303180">
        <w:rPr>
          <w:rFonts w:hint="cs"/>
          <w:b/>
          <w:bCs/>
          <w:color w:val="000000" w:themeColor="text1"/>
          <w:sz w:val="32"/>
          <w:szCs w:val="32"/>
          <w:rtl/>
        </w:rPr>
        <w:t xml:space="preserve">          </w:t>
      </w:r>
      <w:r>
        <w:rPr>
          <w:rFonts w:hint="cs"/>
          <w:b/>
          <w:bCs/>
          <w:color w:val="000000" w:themeColor="text1"/>
          <w:sz w:val="32"/>
          <w:szCs w:val="32"/>
          <w:rtl/>
        </w:rPr>
        <w:t>محمد عبدالاله الشامي</w:t>
      </w:r>
    </w:p>
    <w:p w14:paraId="7DD35DD3" w14:textId="25676454" w:rsidR="00303180" w:rsidRPr="00E71EBC" w:rsidRDefault="00E71EBC" w:rsidP="00E71EBC">
      <w:pPr>
        <w:rPr>
          <w:b/>
          <w:bCs/>
          <w:color w:val="000000" w:themeColor="text1"/>
          <w:sz w:val="32"/>
          <w:szCs w:val="32"/>
          <w:rtl/>
        </w:rPr>
      </w:pPr>
      <w:r>
        <w:rPr>
          <w:rFonts w:hint="cs"/>
          <w:b/>
          <w:bCs/>
          <w:color w:val="000000" w:themeColor="text1"/>
          <w:sz w:val="32"/>
          <w:szCs w:val="32"/>
          <w:rtl/>
        </w:rPr>
        <w:t xml:space="preserve">                          احمد محمود </w:t>
      </w:r>
      <w:proofErr w:type="spellStart"/>
      <w:r>
        <w:rPr>
          <w:rFonts w:hint="cs"/>
          <w:b/>
          <w:bCs/>
          <w:color w:val="000000" w:themeColor="text1"/>
          <w:sz w:val="32"/>
          <w:szCs w:val="32"/>
          <w:rtl/>
        </w:rPr>
        <w:t>الدوبحي</w:t>
      </w:r>
      <w:proofErr w:type="spellEnd"/>
    </w:p>
    <w:p w14:paraId="30C36622" w14:textId="50AE4BCC" w:rsidR="00303180" w:rsidRDefault="00303180" w:rsidP="00303180">
      <w:pPr>
        <w:jc w:val="center"/>
        <w:rPr>
          <w:b/>
          <w:bCs/>
          <w:color w:val="000000" w:themeColor="text1"/>
          <w:sz w:val="36"/>
          <w:szCs w:val="36"/>
          <w:rtl/>
        </w:rPr>
      </w:pPr>
      <w:r>
        <w:rPr>
          <w:rFonts w:hint="cs"/>
          <w:b/>
          <w:bCs/>
          <w:color w:val="000000" w:themeColor="text1"/>
          <w:sz w:val="36"/>
          <w:szCs w:val="36"/>
          <w:rtl/>
        </w:rPr>
        <w:t>اشراف الدكتور</w:t>
      </w:r>
      <w:r w:rsidR="00FF61B6">
        <w:rPr>
          <w:rFonts w:hint="cs"/>
          <w:b/>
          <w:bCs/>
          <w:color w:val="000000" w:themeColor="text1"/>
          <w:sz w:val="36"/>
          <w:szCs w:val="36"/>
          <w:rtl/>
        </w:rPr>
        <w:t>/</w:t>
      </w:r>
      <w:r>
        <w:rPr>
          <w:rFonts w:hint="cs"/>
          <w:b/>
          <w:bCs/>
          <w:color w:val="000000" w:themeColor="text1"/>
          <w:sz w:val="36"/>
          <w:szCs w:val="36"/>
          <w:rtl/>
        </w:rPr>
        <w:t xml:space="preserve"> </w:t>
      </w:r>
    </w:p>
    <w:p w14:paraId="63661CBB" w14:textId="430E995C" w:rsidR="00303180" w:rsidRDefault="00E71EBC" w:rsidP="00614FAB">
      <w:pPr>
        <w:jc w:val="center"/>
        <w:rPr>
          <w:b/>
          <w:bCs/>
          <w:color w:val="000000" w:themeColor="text1"/>
          <w:sz w:val="32"/>
          <w:szCs w:val="32"/>
          <w:rtl/>
        </w:rPr>
      </w:pPr>
      <w:proofErr w:type="gramStart"/>
      <w:r>
        <w:rPr>
          <w:rFonts w:hint="cs"/>
          <w:b/>
          <w:bCs/>
          <w:color w:val="000000" w:themeColor="text1"/>
          <w:sz w:val="36"/>
          <w:szCs w:val="36"/>
          <w:rtl/>
        </w:rPr>
        <w:t>عبدالحميد</w:t>
      </w:r>
      <w:proofErr w:type="gramEnd"/>
      <w:r>
        <w:rPr>
          <w:rFonts w:hint="cs"/>
          <w:b/>
          <w:bCs/>
          <w:color w:val="000000" w:themeColor="text1"/>
          <w:sz w:val="36"/>
          <w:szCs w:val="36"/>
          <w:rtl/>
        </w:rPr>
        <w:t xml:space="preserve"> </w:t>
      </w:r>
      <w:proofErr w:type="spellStart"/>
      <w:r>
        <w:rPr>
          <w:rFonts w:hint="cs"/>
          <w:b/>
          <w:bCs/>
          <w:color w:val="000000" w:themeColor="text1"/>
          <w:sz w:val="36"/>
          <w:szCs w:val="36"/>
          <w:rtl/>
        </w:rPr>
        <w:t>الوهباني</w:t>
      </w:r>
      <w:proofErr w:type="spellEnd"/>
    </w:p>
    <w:p w14:paraId="76FD9C06" w14:textId="7C7F6D98" w:rsidR="00614FAB" w:rsidRDefault="00866EB1" w:rsidP="00E60441">
      <w:pPr>
        <w:jc w:val="center"/>
        <w:rPr>
          <w:b/>
          <w:bCs/>
          <w:color w:val="000000" w:themeColor="text1"/>
          <w:sz w:val="36"/>
          <w:szCs w:val="36"/>
          <w:rtl/>
        </w:rPr>
      </w:pPr>
      <w:r>
        <w:rPr>
          <w:rFonts w:hint="cs"/>
          <w:b/>
          <w:bCs/>
          <w:color w:val="000000" w:themeColor="text1"/>
          <w:sz w:val="36"/>
          <w:szCs w:val="36"/>
          <w:rtl/>
        </w:rPr>
        <w:t xml:space="preserve">تم انجاز هذا المشروع كجزء من متطلبات التخرج لنيل شهادة البكالوريوس </w:t>
      </w:r>
      <w:r w:rsidR="00121382">
        <w:rPr>
          <w:rFonts w:hint="cs"/>
          <w:b/>
          <w:bCs/>
          <w:color w:val="000000" w:themeColor="text1"/>
          <w:sz w:val="36"/>
          <w:szCs w:val="36"/>
          <w:rtl/>
        </w:rPr>
        <w:t xml:space="preserve">من كلية الهندسة وعلوم الحاسوب </w:t>
      </w:r>
      <w:r w:rsidR="00121382">
        <w:rPr>
          <w:b/>
          <w:bCs/>
          <w:color w:val="000000" w:themeColor="text1"/>
          <w:sz w:val="36"/>
          <w:szCs w:val="36"/>
          <w:rtl/>
        </w:rPr>
        <w:t>–</w:t>
      </w:r>
      <w:r w:rsidR="00121382">
        <w:rPr>
          <w:rFonts w:hint="cs"/>
          <w:b/>
          <w:bCs/>
          <w:color w:val="000000" w:themeColor="text1"/>
          <w:sz w:val="36"/>
          <w:szCs w:val="36"/>
          <w:rtl/>
        </w:rPr>
        <w:t xml:space="preserve"> قسم </w:t>
      </w:r>
      <w:r>
        <w:rPr>
          <w:rFonts w:hint="cs"/>
          <w:b/>
          <w:bCs/>
          <w:color w:val="000000" w:themeColor="text1"/>
          <w:sz w:val="36"/>
          <w:szCs w:val="36"/>
          <w:rtl/>
        </w:rPr>
        <w:t>تقنية معلومات</w:t>
      </w:r>
    </w:p>
    <w:p w14:paraId="5101E6BD" w14:textId="75FEF4CA" w:rsidR="00303180" w:rsidRDefault="00303180" w:rsidP="00303180">
      <w:pPr>
        <w:jc w:val="center"/>
        <w:rPr>
          <w:b/>
          <w:bCs/>
          <w:color w:val="000000" w:themeColor="text1"/>
          <w:sz w:val="36"/>
          <w:szCs w:val="36"/>
          <w:rtl/>
        </w:rPr>
      </w:pPr>
      <w:r>
        <w:rPr>
          <w:rFonts w:hint="cs"/>
          <w:b/>
          <w:bCs/>
          <w:color w:val="000000" w:themeColor="text1"/>
          <w:sz w:val="36"/>
          <w:szCs w:val="36"/>
          <w:rtl/>
        </w:rPr>
        <w:t>للعام الجامعي</w:t>
      </w:r>
    </w:p>
    <w:p w14:paraId="19B593C4" w14:textId="60BF5B11" w:rsidR="00552C1C" w:rsidRDefault="00866EB1" w:rsidP="00E60441">
      <w:pPr>
        <w:jc w:val="center"/>
        <w:rPr>
          <w:b/>
          <w:bCs/>
          <w:color w:val="000000" w:themeColor="text1"/>
          <w:sz w:val="36"/>
          <w:szCs w:val="36"/>
          <w:rtl/>
        </w:rPr>
      </w:pPr>
      <w:r>
        <w:rPr>
          <w:rFonts w:hint="cs"/>
          <w:b/>
          <w:bCs/>
          <w:color w:val="000000" w:themeColor="text1"/>
          <w:sz w:val="36"/>
          <w:szCs w:val="36"/>
          <w:rtl/>
        </w:rPr>
        <w:t>202</w:t>
      </w:r>
      <w:r w:rsidR="006602C5">
        <w:rPr>
          <w:rFonts w:hint="cs"/>
          <w:b/>
          <w:bCs/>
          <w:color w:val="000000" w:themeColor="text1"/>
          <w:sz w:val="36"/>
          <w:szCs w:val="36"/>
          <w:rtl/>
        </w:rPr>
        <w:t>5</w:t>
      </w:r>
      <w:r>
        <w:rPr>
          <w:rFonts w:hint="cs"/>
          <w:b/>
          <w:bCs/>
          <w:color w:val="000000" w:themeColor="text1"/>
          <w:sz w:val="36"/>
          <w:szCs w:val="36"/>
          <w:rtl/>
        </w:rPr>
        <w:t>م-202</w:t>
      </w:r>
      <w:r w:rsidR="006602C5">
        <w:rPr>
          <w:rFonts w:hint="cs"/>
          <w:b/>
          <w:bCs/>
          <w:color w:val="000000" w:themeColor="text1"/>
          <w:sz w:val="36"/>
          <w:szCs w:val="36"/>
          <w:rtl/>
        </w:rPr>
        <w:t>6</w:t>
      </w:r>
      <w:r>
        <w:rPr>
          <w:rFonts w:hint="cs"/>
          <w:b/>
          <w:bCs/>
          <w:color w:val="000000" w:themeColor="text1"/>
          <w:sz w:val="36"/>
          <w:szCs w:val="36"/>
          <w:rtl/>
        </w:rPr>
        <w:t>م</w:t>
      </w:r>
    </w:p>
    <w:p w14:paraId="27580847" w14:textId="77777777" w:rsidR="00473174" w:rsidRDefault="00473174" w:rsidP="00E60441">
      <w:pPr>
        <w:jc w:val="center"/>
        <w:rPr>
          <w:b/>
          <w:bCs/>
          <w:color w:val="000000" w:themeColor="text1"/>
          <w:sz w:val="36"/>
          <w:szCs w:val="36"/>
          <w:rtl/>
        </w:rPr>
      </w:pPr>
    </w:p>
    <w:p w14:paraId="4CD1F5E7" w14:textId="77777777" w:rsidR="00473174" w:rsidRDefault="00473174" w:rsidP="00E60441">
      <w:pPr>
        <w:jc w:val="center"/>
        <w:rPr>
          <w:b/>
          <w:bCs/>
          <w:color w:val="000000" w:themeColor="text1"/>
          <w:sz w:val="36"/>
          <w:szCs w:val="36"/>
          <w:rtl/>
        </w:rPr>
      </w:pPr>
    </w:p>
    <w:bookmarkEnd w:id="0"/>
    <w:p w14:paraId="7E044874" w14:textId="74092F9F" w:rsidR="00545372" w:rsidRDefault="00545372" w:rsidP="00E60441">
      <w:pPr>
        <w:pStyle w:val="af"/>
        <w:jc w:val="center"/>
        <w:rPr>
          <w:b/>
          <w:bCs/>
          <w:sz w:val="36"/>
          <w:szCs w:val="36"/>
          <w:rtl/>
        </w:rPr>
      </w:pPr>
      <w:r w:rsidRPr="00E60441">
        <w:rPr>
          <w:b/>
          <w:bCs/>
          <w:sz w:val="36"/>
          <w:szCs w:val="36"/>
          <w:rtl/>
        </w:rPr>
        <w:lastRenderedPageBreak/>
        <w:t>ملخص المشروع</w:t>
      </w:r>
    </w:p>
    <w:p w14:paraId="68C5DB05" w14:textId="77777777" w:rsidR="00E60441" w:rsidRPr="00E60441" w:rsidRDefault="00E60441" w:rsidP="00E60441">
      <w:pPr>
        <w:rPr>
          <w:rtl/>
        </w:rPr>
      </w:pPr>
    </w:p>
    <w:p w14:paraId="5BCC2E93" w14:textId="77777777" w:rsidR="002826C4" w:rsidRPr="002826C4" w:rsidRDefault="002826C4" w:rsidP="002826C4">
      <w:pPr>
        <w:pStyle w:val="af"/>
        <w:jc w:val="center"/>
        <w:rPr>
          <w:rFonts w:asciiTheme="majorBidi" w:eastAsiaTheme="minorEastAsia" w:hAnsiTheme="majorBidi" w:cs="Times New Roman"/>
          <w:color w:val="auto"/>
          <w:spacing w:val="0"/>
          <w:sz w:val="32"/>
          <w:szCs w:val="32"/>
          <w:rtl/>
        </w:rPr>
      </w:pPr>
    </w:p>
    <w:p w14:paraId="4323AFD1" w14:textId="77777777" w:rsidR="002826C4" w:rsidRPr="002826C4" w:rsidRDefault="002826C4" w:rsidP="002826C4">
      <w:pPr>
        <w:pStyle w:val="af"/>
        <w:jc w:val="center"/>
        <w:rPr>
          <w:rFonts w:asciiTheme="majorBidi" w:eastAsiaTheme="minorEastAsia" w:hAnsiTheme="majorBidi" w:cs="Times New Roman"/>
          <w:color w:val="auto"/>
          <w:spacing w:val="0"/>
          <w:sz w:val="32"/>
          <w:szCs w:val="32"/>
          <w:rtl/>
        </w:rPr>
      </w:pPr>
      <w:r w:rsidRPr="002826C4">
        <w:rPr>
          <w:rFonts w:asciiTheme="majorBidi" w:eastAsiaTheme="minorEastAsia" w:hAnsiTheme="majorBidi" w:cs="Times New Roman"/>
          <w:color w:val="auto"/>
          <w:spacing w:val="0"/>
          <w:sz w:val="32"/>
          <w:szCs w:val="32"/>
          <w:rtl/>
        </w:rPr>
        <w:t xml:space="preserve">يهدف هذا المشروع إلى تطوير منصة قضائية إلكترونية ذكية تسهم في دعم التحول الرقمي للمنظومة القضائية في اليمن، وذلك من خلال تقديم خدمات قانونية متكاملة تسهّل إجراءات التقاضي وتُحسّن كفاءة الوصول إلى المعلومات القانونية. تأتي أهمية المشروع في ظل التحديات التي </w:t>
      </w:r>
      <w:proofErr w:type="spellStart"/>
      <w:r w:rsidRPr="002826C4">
        <w:rPr>
          <w:rFonts w:asciiTheme="majorBidi" w:eastAsiaTheme="minorEastAsia" w:hAnsiTheme="majorBidi" w:cs="Times New Roman"/>
          <w:color w:val="auto"/>
          <w:spacing w:val="0"/>
          <w:sz w:val="32"/>
          <w:szCs w:val="32"/>
          <w:rtl/>
        </w:rPr>
        <w:t>يواجهها</w:t>
      </w:r>
      <w:proofErr w:type="spellEnd"/>
      <w:r w:rsidRPr="002826C4">
        <w:rPr>
          <w:rFonts w:asciiTheme="majorBidi" w:eastAsiaTheme="minorEastAsia" w:hAnsiTheme="majorBidi" w:cs="Times New Roman"/>
          <w:color w:val="auto"/>
          <w:spacing w:val="0"/>
          <w:sz w:val="32"/>
          <w:szCs w:val="32"/>
          <w:rtl/>
        </w:rPr>
        <w:t xml:space="preserve"> النظام القضائي اليمني، من أبرزها تراكم القضايا، بطء الإجراءات الورقية، صعوبة الحصول على نماذج الدعاوى والعقود، وتشتت المصادر القانونية المتاحة للمواطنين والمحامين.</w:t>
      </w:r>
    </w:p>
    <w:p w14:paraId="4B1CCCC7" w14:textId="77777777" w:rsidR="002826C4" w:rsidRPr="002826C4" w:rsidRDefault="002826C4" w:rsidP="002826C4">
      <w:pPr>
        <w:pStyle w:val="af"/>
        <w:jc w:val="center"/>
        <w:rPr>
          <w:rFonts w:asciiTheme="majorBidi" w:eastAsiaTheme="minorEastAsia" w:hAnsiTheme="majorBidi" w:cs="Times New Roman"/>
          <w:color w:val="auto"/>
          <w:spacing w:val="0"/>
          <w:sz w:val="32"/>
          <w:szCs w:val="32"/>
          <w:rtl/>
        </w:rPr>
      </w:pPr>
    </w:p>
    <w:p w14:paraId="2AE8BEB1" w14:textId="77777777" w:rsidR="002826C4" w:rsidRPr="002826C4" w:rsidRDefault="002826C4" w:rsidP="002826C4">
      <w:pPr>
        <w:pStyle w:val="af"/>
        <w:jc w:val="center"/>
        <w:rPr>
          <w:rFonts w:asciiTheme="majorBidi" w:eastAsiaTheme="minorEastAsia" w:hAnsiTheme="majorBidi" w:cs="Times New Roman"/>
          <w:color w:val="auto"/>
          <w:spacing w:val="0"/>
          <w:sz w:val="32"/>
          <w:szCs w:val="32"/>
          <w:rtl/>
        </w:rPr>
      </w:pPr>
      <w:r w:rsidRPr="002826C4">
        <w:rPr>
          <w:rFonts w:asciiTheme="majorBidi" w:eastAsiaTheme="minorEastAsia" w:hAnsiTheme="majorBidi" w:cs="Times New Roman"/>
          <w:color w:val="auto"/>
          <w:spacing w:val="0"/>
          <w:sz w:val="32"/>
          <w:szCs w:val="32"/>
          <w:rtl/>
        </w:rPr>
        <w:t>تسعى المنصة المقترحة إلى معالجة هذه الإشكاليات عبر توفير بيئة رقمية موحدة تعتمد على تقنيات الذكاء الاصطناعي في تحليل القضايا وتصنيفها واقتراح النصوص القانونية المناسبة، إضافةً إلى دمج محرك بحث قانوني ذكي يعتمد على تقنيات معالجة اللغة الطبيعية (</w:t>
      </w:r>
      <w:r w:rsidRPr="002826C4">
        <w:rPr>
          <w:rFonts w:asciiTheme="majorBidi" w:eastAsiaTheme="minorEastAsia" w:hAnsiTheme="majorBidi" w:cs="Times New Roman"/>
          <w:color w:val="auto"/>
          <w:spacing w:val="0"/>
          <w:sz w:val="32"/>
          <w:szCs w:val="32"/>
        </w:rPr>
        <w:t>NLP</w:t>
      </w:r>
      <w:r w:rsidRPr="002826C4">
        <w:rPr>
          <w:rFonts w:asciiTheme="majorBidi" w:eastAsiaTheme="minorEastAsia" w:hAnsiTheme="majorBidi" w:cs="Times New Roman"/>
          <w:color w:val="auto"/>
          <w:spacing w:val="0"/>
          <w:sz w:val="32"/>
          <w:szCs w:val="32"/>
          <w:rtl/>
        </w:rPr>
        <w:t>) لتمكين المستخدمين من الوصول السريع إلى القوانين واللوائح والتعاميم. كما توفر المنصة مستودعًا شاملًا للنماذج القانونية ودليلًا للمحامين والخبراء، إلى جانب إمكانية رفع الدعاوى إلكترونيًا ومتابعتها من أي مكان.</w:t>
      </w:r>
    </w:p>
    <w:p w14:paraId="3DE86252" w14:textId="77777777" w:rsidR="002826C4" w:rsidRPr="002826C4" w:rsidRDefault="002826C4" w:rsidP="002826C4">
      <w:pPr>
        <w:pStyle w:val="af"/>
        <w:jc w:val="center"/>
        <w:rPr>
          <w:rFonts w:asciiTheme="majorBidi" w:eastAsiaTheme="minorEastAsia" w:hAnsiTheme="majorBidi" w:cs="Times New Roman"/>
          <w:color w:val="auto"/>
          <w:spacing w:val="0"/>
          <w:sz w:val="32"/>
          <w:szCs w:val="32"/>
          <w:rtl/>
        </w:rPr>
      </w:pPr>
    </w:p>
    <w:p w14:paraId="1710AB59" w14:textId="5838E762" w:rsidR="002826C4" w:rsidRPr="002826C4" w:rsidRDefault="002826C4" w:rsidP="002826C4">
      <w:pPr>
        <w:pStyle w:val="af"/>
        <w:jc w:val="center"/>
        <w:rPr>
          <w:rFonts w:asciiTheme="majorBidi" w:eastAsiaTheme="minorEastAsia" w:hAnsiTheme="majorBidi" w:cs="Times New Roman"/>
          <w:color w:val="auto"/>
          <w:spacing w:val="0"/>
          <w:sz w:val="32"/>
          <w:szCs w:val="32"/>
          <w:rtl/>
        </w:rPr>
      </w:pPr>
      <w:r w:rsidRPr="002826C4">
        <w:rPr>
          <w:rFonts w:asciiTheme="majorBidi" w:eastAsiaTheme="minorEastAsia" w:hAnsiTheme="majorBidi" w:cs="Times New Roman"/>
          <w:color w:val="auto"/>
          <w:spacing w:val="0"/>
          <w:sz w:val="32"/>
          <w:szCs w:val="32"/>
          <w:rtl/>
        </w:rPr>
        <w:t>وتم خلال المشروع تحليل المتطلبات الوظيفية وغير الوظيفية للنظام، وتحديد أنواع المستخدمين وصلاحياتهم، وتصميم عدد من النماذج التحليلية مثل مخططات حالات الاستخدام، تدفق البيانات، مخطط التسلسل، ومخطط قاعدة البيانات (</w:t>
      </w:r>
      <w:r w:rsidRPr="002826C4">
        <w:rPr>
          <w:rFonts w:asciiTheme="majorBidi" w:eastAsiaTheme="minorEastAsia" w:hAnsiTheme="majorBidi" w:cs="Times New Roman"/>
          <w:color w:val="auto"/>
          <w:spacing w:val="0"/>
          <w:sz w:val="32"/>
          <w:szCs w:val="32"/>
        </w:rPr>
        <w:t>ERD</w:t>
      </w:r>
      <w:r w:rsidRPr="002826C4">
        <w:rPr>
          <w:rFonts w:asciiTheme="majorBidi" w:eastAsiaTheme="minorEastAsia" w:hAnsiTheme="majorBidi" w:cs="Times New Roman"/>
          <w:color w:val="auto"/>
          <w:spacing w:val="0"/>
          <w:sz w:val="32"/>
          <w:szCs w:val="32"/>
          <w:rtl/>
        </w:rPr>
        <w:t xml:space="preserve">)، بهدف ضمان بناء نظام متكامل يلبي الاحتياجات الفعلية للجهات القضائية والمستخدمين. واعتمد النظام في تطويره على تقنيات الويب الحديثة مثل </w:t>
      </w:r>
      <w:r w:rsidRPr="002826C4">
        <w:rPr>
          <w:rFonts w:asciiTheme="majorBidi" w:eastAsiaTheme="minorEastAsia" w:hAnsiTheme="majorBidi" w:cs="Times New Roman"/>
          <w:color w:val="auto"/>
          <w:spacing w:val="0"/>
          <w:sz w:val="32"/>
          <w:szCs w:val="32"/>
        </w:rPr>
        <w:t>Django</w:t>
      </w:r>
      <w:r w:rsidRPr="002826C4">
        <w:rPr>
          <w:rFonts w:asciiTheme="majorBidi" w:eastAsiaTheme="minorEastAsia" w:hAnsiTheme="majorBidi" w:cs="Times New Roman"/>
          <w:color w:val="auto"/>
          <w:spacing w:val="0"/>
          <w:sz w:val="32"/>
          <w:szCs w:val="32"/>
          <w:rtl/>
        </w:rPr>
        <w:t xml:space="preserve"> للواجهة الخلفية، وتقنيات </w:t>
      </w:r>
      <w:r w:rsidR="00370302">
        <w:rPr>
          <w:rFonts w:asciiTheme="majorBidi" w:eastAsiaTheme="minorEastAsia" w:hAnsiTheme="majorBidi" w:cs="Times New Roman"/>
          <w:color w:val="auto"/>
          <w:spacing w:val="0"/>
          <w:sz w:val="32"/>
          <w:szCs w:val="32"/>
        </w:rPr>
        <w:t>Flutter</w:t>
      </w:r>
      <w:r w:rsidRPr="002826C4">
        <w:rPr>
          <w:rFonts w:asciiTheme="majorBidi" w:eastAsiaTheme="minorEastAsia" w:hAnsiTheme="majorBidi" w:cs="Times New Roman"/>
          <w:color w:val="auto"/>
          <w:spacing w:val="0"/>
          <w:sz w:val="32"/>
          <w:szCs w:val="32"/>
          <w:rtl/>
        </w:rPr>
        <w:t xml:space="preserve"> للواجهة الأمامية، مع استخدام قواعد بيانات </w:t>
      </w:r>
      <w:r w:rsidRPr="002826C4">
        <w:rPr>
          <w:rFonts w:asciiTheme="majorBidi" w:eastAsiaTheme="minorEastAsia" w:hAnsiTheme="majorBidi" w:cs="Times New Roman"/>
          <w:color w:val="auto"/>
          <w:spacing w:val="0"/>
          <w:sz w:val="32"/>
          <w:szCs w:val="32"/>
        </w:rPr>
        <w:t>PostgreSQL</w:t>
      </w:r>
      <w:r w:rsidRPr="002826C4">
        <w:rPr>
          <w:rFonts w:asciiTheme="majorBidi" w:eastAsiaTheme="minorEastAsia" w:hAnsiTheme="majorBidi" w:cs="Times New Roman"/>
          <w:color w:val="auto"/>
          <w:spacing w:val="0"/>
          <w:sz w:val="32"/>
          <w:szCs w:val="32"/>
          <w:rtl/>
        </w:rPr>
        <w:t>.</w:t>
      </w:r>
    </w:p>
    <w:p w14:paraId="758A3AB6" w14:textId="77777777" w:rsidR="002826C4" w:rsidRPr="002826C4" w:rsidRDefault="002826C4" w:rsidP="002826C4">
      <w:pPr>
        <w:pStyle w:val="af"/>
        <w:jc w:val="center"/>
        <w:rPr>
          <w:rFonts w:asciiTheme="majorBidi" w:eastAsiaTheme="minorEastAsia" w:hAnsiTheme="majorBidi" w:cs="Times New Roman"/>
          <w:color w:val="auto"/>
          <w:spacing w:val="0"/>
          <w:sz w:val="32"/>
          <w:szCs w:val="32"/>
          <w:rtl/>
        </w:rPr>
      </w:pPr>
    </w:p>
    <w:p w14:paraId="7CA07FF9" w14:textId="77777777" w:rsidR="002826C4" w:rsidRDefault="002826C4" w:rsidP="002826C4">
      <w:pPr>
        <w:pStyle w:val="af"/>
        <w:jc w:val="center"/>
        <w:rPr>
          <w:rFonts w:asciiTheme="majorBidi" w:eastAsiaTheme="minorEastAsia" w:hAnsiTheme="majorBidi" w:cs="Times New Roman"/>
          <w:color w:val="auto"/>
          <w:spacing w:val="0"/>
          <w:sz w:val="32"/>
          <w:szCs w:val="32"/>
        </w:rPr>
      </w:pPr>
      <w:r w:rsidRPr="002826C4">
        <w:rPr>
          <w:rFonts w:asciiTheme="majorBidi" w:eastAsiaTheme="minorEastAsia" w:hAnsiTheme="majorBidi" w:cs="Times New Roman"/>
          <w:color w:val="auto"/>
          <w:spacing w:val="0"/>
          <w:sz w:val="32"/>
          <w:szCs w:val="32"/>
          <w:rtl/>
        </w:rPr>
        <w:t xml:space="preserve">ومن المتوقع أن تسهم المنصة في تسريع إجراءات التقاضي، تقليل الفساد، رفع كفاءة البحث القانوني، وتسهيل الخدمات لكل من القاضي والمحامي والمواطن. كما يُتوقع أن يؤدي النظام إلى تحسين الشفافية وتقليل التكاليف التشغيلية المرتبطة بالمعاملات الورقية. وبذلك يمثل المشروع خطوة مهمة نحو </w:t>
      </w:r>
      <w:proofErr w:type="spellStart"/>
      <w:r w:rsidRPr="002826C4">
        <w:rPr>
          <w:rFonts w:asciiTheme="majorBidi" w:eastAsiaTheme="minorEastAsia" w:hAnsiTheme="majorBidi" w:cs="Times New Roman"/>
          <w:color w:val="auto"/>
          <w:spacing w:val="0"/>
          <w:sz w:val="32"/>
          <w:szCs w:val="32"/>
          <w:rtl/>
        </w:rPr>
        <w:t>رقمنة</w:t>
      </w:r>
      <w:proofErr w:type="spellEnd"/>
      <w:r w:rsidRPr="002826C4">
        <w:rPr>
          <w:rFonts w:asciiTheme="majorBidi" w:eastAsiaTheme="minorEastAsia" w:hAnsiTheme="majorBidi" w:cs="Times New Roman"/>
          <w:color w:val="auto"/>
          <w:spacing w:val="0"/>
          <w:sz w:val="32"/>
          <w:szCs w:val="32"/>
          <w:rtl/>
        </w:rPr>
        <w:t xml:space="preserve"> القطاع القضائي في اليمن وتعزيز ثقة المجتمع في العدالة عبر حلول تقنية مبتكرة.</w:t>
      </w:r>
    </w:p>
    <w:p w14:paraId="0AB28790" w14:textId="77777777" w:rsidR="002826C4" w:rsidRDefault="002826C4" w:rsidP="002826C4">
      <w:pPr>
        <w:pStyle w:val="af"/>
        <w:jc w:val="center"/>
        <w:rPr>
          <w:rFonts w:asciiTheme="majorBidi" w:eastAsiaTheme="minorEastAsia" w:hAnsiTheme="majorBidi" w:cs="Times New Roman"/>
          <w:color w:val="auto"/>
          <w:spacing w:val="0"/>
          <w:sz w:val="32"/>
          <w:szCs w:val="32"/>
        </w:rPr>
      </w:pPr>
    </w:p>
    <w:p w14:paraId="79AC84CD" w14:textId="77777777" w:rsidR="002826C4" w:rsidRDefault="002826C4" w:rsidP="002826C4">
      <w:pPr>
        <w:pStyle w:val="af"/>
        <w:jc w:val="center"/>
        <w:rPr>
          <w:rFonts w:asciiTheme="majorBidi" w:eastAsiaTheme="minorEastAsia" w:hAnsiTheme="majorBidi" w:cs="Times New Roman"/>
          <w:color w:val="auto"/>
          <w:spacing w:val="0"/>
          <w:sz w:val="32"/>
          <w:szCs w:val="32"/>
        </w:rPr>
      </w:pPr>
    </w:p>
    <w:p w14:paraId="59DB739C" w14:textId="77777777" w:rsidR="002826C4" w:rsidRDefault="002826C4" w:rsidP="002826C4">
      <w:pPr>
        <w:pStyle w:val="af"/>
        <w:jc w:val="center"/>
        <w:rPr>
          <w:rFonts w:asciiTheme="majorBidi" w:eastAsiaTheme="minorEastAsia" w:hAnsiTheme="majorBidi" w:cs="Times New Roman"/>
          <w:color w:val="auto"/>
          <w:spacing w:val="0"/>
          <w:sz w:val="32"/>
          <w:szCs w:val="32"/>
        </w:rPr>
      </w:pPr>
    </w:p>
    <w:p w14:paraId="383917D2" w14:textId="77777777" w:rsidR="002826C4" w:rsidRDefault="002826C4" w:rsidP="002826C4">
      <w:pPr>
        <w:pStyle w:val="af"/>
        <w:jc w:val="center"/>
        <w:rPr>
          <w:rFonts w:asciiTheme="majorBidi" w:eastAsiaTheme="minorEastAsia" w:hAnsiTheme="majorBidi" w:cs="Times New Roman"/>
          <w:color w:val="auto"/>
          <w:spacing w:val="0"/>
          <w:sz w:val="32"/>
          <w:szCs w:val="32"/>
        </w:rPr>
      </w:pPr>
    </w:p>
    <w:p w14:paraId="0056D17C" w14:textId="77777777" w:rsidR="002826C4" w:rsidRDefault="002826C4" w:rsidP="002826C4">
      <w:pPr>
        <w:pStyle w:val="af"/>
        <w:jc w:val="center"/>
        <w:rPr>
          <w:rFonts w:asciiTheme="majorBidi" w:eastAsiaTheme="minorEastAsia" w:hAnsiTheme="majorBidi" w:cs="Times New Roman"/>
          <w:color w:val="auto"/>
          <w:spacing w:val="0"/>
          <w:sz w:val="32"/>
          <w:szCs w:val="32"/>
        </w:rPr>
      </w:pPr>
    </w:p>
    <w:p w14:paraId="67460019" w14:textId="77777777" w:rsidR="002826C4" w:rsidRDefault="002826C4" w:rsidP="002826C4">
      <w:pPr>
        <w:pStyle w:val="af"/>
        <w:jc w:val="center"/>
        <w:rPr>
          <w:rFonts w:asciiTheme="majorBidi" w:eastAsiaTheme="minorEastAsia" w:hAnsiTheme="majorBidi" w:cs="Times New Roman"/>
          <w:color w:val="auto"/>
          <w:spacing w:val="0"/>
          <w:sz w:val="32"/>
          <w:szCs w:val="32"/>
        </w:rPr>
      </w:pPr>
    </w:p>
    <w:p w14:paraId="47E3153A" w14:textId="6CE3B2E7" w:rsidR="002826C4" w:rsidRDefault="004D6C8E" w:rsidP="002826C4">
      <w:pPr>
        <w:pStyle w:val="af"/>
        <w:jc w:val="center"/>
        <w:rPr>
          <w:b/>
          <w:bCs/>
          <w:sz w:val="36"/>
          <w:szCs w:val="36"/>
        </w:rPr>
      </w:pPr>
      <w:r w:rsidRPr="00E60441">
        <w:rPr>
          <w:b/>
          <w:bCs/>
          <w:sz w:val="36"/>
          <w:szCs w:val="36"/>
        </w:rPr>
        <w:t>Project Abstract</w:t>
      </w:r>
    </w:p>
    <w:p w14:paraId="76532B7F" w14:textId="77777777" w:rsidR="002826C4" w:rsidRPr="002826C4" w:rsidRDefault="002826C4" w:rsidP="002826C4">
      <w:pPr>
        <w:rPr>
          <w:rtl/>
        </w:rPr>
      </w:pPr>
    </w:p>
    <w:p w14:paraId="6DB2319A" w14:textId="77777777" w:rsidR="002826C4" w:rsidRPr="002826C4" w:rsidRDefault="002826C4" w:rsidP="002826C4">
      <w:pPr>
        <w:spacing w:after="328" w:line="358" w:lineRule="auto"/>
        <w:ind w:left="1423" w:right="590" w:hanging="11"/>
        <w:jc w:val="center"/>
        <w:outlineLvl w:val="0"/>
        <w:rPr>
          <w:rFonts w:asciiTheme="majorBidi" w:hAnsiTheme="majorBidi" w:cs="Times New Roman"/>
          <w:sz w:val="32"/>
          <w:szCs w:val="32"/>
        </w:rPr>
      </w:pPr>
      <w:r w:rsidRPr="002826C4">
        <w:rPr>
          <w:rFonts w:asciiTheme="majorBidi" w:hAnsiTheme="majorBidi" w:cs="Times New Roman"/>
          <w:sz w:val="32"/>
          <w:szCs w:val="32"/>
        </w:rPr>
        <w:t>This project aims to develop an intelligent electronic judicial platform that supports the digital transformation of the judicial system in Yemen by providing integrated legal services that facilitate litigation procedures and enhance access to legal information. The significance of this project emerges from the challenges facing the Yemeni judicial system, including the accumulation of cases, slow paper-based procedures, difficulties in obtaining legal templates and contracts, and the fragmentation of legal resources available to citizens and lawyers</w:t>
      </w:r>
      <w:r w:rsidRPr="002826C4">
        <w:rPr>
          <w:rFonts w:asciiTheme="majorBidi" w:hAnsiTheme="majorBidi" w:cs="Times New Roman"/>
          <w:sz w:val="32"/>
          <w:szCs w:val="32"/>
          <w:rtl/>
        </w:rPr>
        <w:t>.</w:t>
      </w:r>
    </w:p>
    <w:p w14:paraId="6825D17C" w14:textId="77777777" w:rsidR="002826C4" w:rsidRPr="002826C4" w:rsidRDefault="002826C4" w:rsidP="002826C4">
      <w:pPr>
        <w:spacing w:after="328" w:line="358" w:lineRule="auto"/>
        <w:ind w:left="1423" w:right="590" w:hanging="11"/>
        <w:jc w:val="center"/>
        <w:outlineLvl w:val="0"/>
        <w:rPr>
          <w:rFonts w:asciiTheme="majorBidi" w:hAnsiTheme="majorBidi" w:cs="Times New Roman"/>
          <w:sz w:val="32"/>
          <w:szCs w:val="32"/>
          <w:rtl/>
        </w:rPr>
      </w:pPr>
    </w:p>
    <w:p w14:paraId="0DE27BA9" w14:textId="77777777" w:rsidR="002826C4" w:rsidRPr="002826C4" w:rsidRDefault="002826C4" w:rsidP="002826C4">
      <w:pPr>
        <w:spacing w:after="328" w:line="358" w:lineRule="auto"/>
        <w:ind w:left="1423" w:right="590" w:hanging="11"/>
        <w:jc w:val="center"/>
        <w:outlineLvl w:val="0"/>
        <w:rPr>
          <w:rFonts w:asciiTheme="majorBidi" w:hAnsiTheme="majorBidi" w:cs="Times New Roman"/>
          <w:sz w:val="32"/>
          <w:szCs w:val="32"/>
        </w:rPr>
      </w:pPr>
      <w:r w:rsidRPr="002826C4">
        <w:rPr>
          <w:rFonts w:asciiTheme="majorBidi" w:hAnsiTheme="majorBidi" w:cs="Times New Roman"/>
          <w:sz w:val="32"/>
          <w:szCs w:val="32"/>
        </w:rPr>
        <w:t>The proposed platform seeks to address these issues by offering a unified digital environment that leverages artificial intelligence to analyze and classify cases and recommend the appropriate legal texts. It also integrates an intelligent legal search engine based on Natural Language Processing (NLP) techniques, enabling users to efficiently access laws, regulations, and official circulars. In addition, the platform provides a comprehensive repository of legal templates and a directory of lawyers and legal experts, along with the ability to submit and track cases electronically from any location</w:t>
      </w:r>
      <w:r w:rsidRPr="002826C4">
        <w:rPr>
          <w:rFonts w:asciiTheme="majorBidi" w:hAnsiTheme="majorBidi" w:cs="Times New Roman"/>
          <w:sz w:val="32"/>
          <w:szCs w:val="32"/>
          <w:rtl/>
        </w:rPr>
        <w:t>.</w:t>
      </w:r>
    </w:p>
    <w:p w14:paraId="44AEAE4D" w14:textId="77777777" w:rsidR="002826C4" w:rsidRPr="002826C4" w:rsidRDefault="002826C4" w:rsidP="002826C4">
      <w:pPr>
        <w:spacing w:after="328" w:line="358" w:lineRule="auto"/>
        <w:ind w:left="1423" w:right="590" w:hanging="11"/>
        <w:jc w:val="center"/>
        <w:outlineLvl w:val="0"/>
        <w:rPr>
          <w:rFonts w:asciiTheme="majorBidi" w:hAnsiTheme="majorBidi" w:cs="Times New Roman"/>
          <w:sz w:val="32"/>
          <w:szCs w:val="32"/>
          <w:rtl/>
        </w:rPr>
      </w:pPr>
    </w:p>
    <w:p w14:paraId="7C61AABE" w14:textId="77777777" w:rsidR="002826C4" w:rsidRPr="002826C4" w:rsidRDefault="002826C4" w:rsidP="002826C4">
      <w:pPr>
        <w:spacing w:after="328" w:line="358" w:lineRule="auto"/>
        <w:ind w:left="1423" w:right="590" w:hanging="11"/>
        <w:jc w:val="center"/>
        <w:outlineLvl w:val="0"/>
        <w:rPr>
          <w:rFonts w:asciiTheme="majorBidi" w:hAnsiTheme="majorBidi" w:cs="Times New Roman"/>
          <w:sz w:val="32"/>
          <w:szCs w:val="32"/>
        </w:rPr>
      </w:pPr>
      <w:r w:rsidRPr="002826C4">
        <w:rPr>
          <w:rFonts w:asciiTheme="majorBidi" w:hAnsiTheme="majorBidi" w:cs="Times New Roman"/>
          <w:sz w:val="32"/>
          <w:szCs w:val="32"/>
        </w:rPr>
        <w:t>Throughout the project, functional and non-functional requirements were analyzed, user types and their permissions were identified, and various analytical models were designed, including Use Case diagrams, Data Flow Diagrams (DFD), Sequence Diagrams, and the Entity-Relationship Diagram (ERD). These components ensure the development of a comprehensive system that meets the practical needs of judicial authorities and end-users. The system is built using modern web technologies such as Django or Laravel for the backend, and React or Vue for the frontend, supported by MySQL or PostgreSQL databases</w:t>
      </w:r>
      <w:r w:rsidRPr="002826C4">
        <w:rPr>
          <w:rFonts w:asciiTheme="majorBidi" w:hAnsiTheme="majorBidi" w:cs="Times New Roman"/>
          <w:sz w:val="32"/>
          <w:szCs w:val="32"/>
          <w:rtl/>
        </w:rPr>
        <w:t>.</w:t>
      </w:r>
    </w:p>
    <w:p w14:paraId="49E03502" w14:textId="77777777" w:rsidR="002826C4" w:rsidRPr="002826C4" w:rsidRDefault="002826C4" w:rsidP="002826C4">
      <w:pPr>
        <w:spacing w:after="328" w:line="358" w:lineRule="auto"/>
        <w:ind w:left="1423" w:right="590" w:hanging="11"/>
        <w:jc w:val="center"/>
        <w:outlineLvl w:val="0"/>
        <w:rPr>
          <w:rFonts w:asciiTheme="majorBidi" w:hAnsiTheme="majorBidi" w:cs="Times New Roman"/>
          <w:sz w:val="32"/>
          <w:szCs w:val="32"/>
          <w:rtl/>
        </w:rPr>
      </w:pPr>
    </w:p>
    <w:p w14:paraId="5CC43C93" w14:textId="395E5C7A" w:rsidR="004D6C8E" w:rsidRPr="004D6C8E" w:rsidRDefault="002826C4" w:rsidP="002826C4">
      <w:pPr>
        <w:spacing w:after="328" w:line="358" w:lineRule="auto"/>
        <w:ind w:left="1423" w:right="590" w:hanging="11"/>
        <w:jc w:val="center"/>
        <w:outlineLvl w:val="0"/>
        <w:rPr>
          <w:rFonts w:asciiTheme="majorBidi" w:hAnsiTheme="majorBidi" w:cs="Times New Roman"/>
          <w:b/>
          <w:bCs/>
          <w:sz w:val="32"/>
          <w:szCs w:val="32"/>
          <w:rtl/>
        </w:rPr>
      </w:pPr>
      <w:r w:rsidRPr="002826C4">
        <w:rPr>
          <w:rFonts w:asciiTheme="majorBidi" w:hAnsiTheme="majorBidi" w:cs="Times New Roman"/>
          <w:sz w:val="32"/>
          <w:szCs w:val="32"/>
        </w:rPr>
        <w:t>The platform is expected to accelerate litigation procedures, reduce corruption, enhance the efficiency of legal research, and facilitate services for judges, lawyers, and citizens. It is also anticipated to improve transparency and reduce the operational costs associated with paper-based processes. Ultimately, the project represents an important step toward digitizing the judicial sector in Yemen and strengthening public trust in the justice system through innovative technological solutions</w:t>
      </w:r>
      <w:r w:rsidRPr="002826C4">
        <w:rPr>
          <w:rFonts w:asciiTheme="majorBidi" w:hAnsiTheme="majorBidi" w:cs="Times New Roman"/>
          <w:sz w:val="32"/>
          <w:szCs w:val="32"/>
          <w:rtl/>
        </w:rPr>
        <w:t>.</w:t>
      </w:r>
    </w:p>
    <w:p w14:paraId="7A8ADC25" w14:textId="393A9443" w:rsidR="00DB42AD" w:rsidRPr="00E60441" w:rsidRDefault="004D6C8E" w:rsidP="00E60441">
      <w:pPr>
        <w:bidi w:val="0"/>
        <w:rPr>
          <w:rFonts w:asciiTheme="majorBidi" w:hAnsiTheme="majorBidi" w:cs="Times New Roman"/>
          <w:b/>
          <w:bCs/>
          <w:sz w:val="32"/>
          <w:szCs w:val="32"/>
        </w:rPr>
      </w:pPr>
      <w:r>
        <w:rPr>
          <w:rFonts w:asciiTheme="majorBidi" w:hAnsiTheme="majorBidi" w:cs="Times New Roman"/>
          <w:b/>
          <w:bCs/>
          <w:sz w:val="32"/>
          <w:szCs w:val="32"/>
          <w:rtl/>
        </w:rPr>
        <w:br w:type="page"/>
      </w:r>
    </w:p>
    <w:p w14:paraId="03C7A0EB" w14:textId="4489EE61" w:rsidR="00835C3B" w:rsidRPr="006315DE" w:rsidRDefault="005E7656" w:rsidP="005F2259">
      <w:pPr>
        <w:jc w:val="center"/>
        <w:outlineLvl w:val="0"/>
        <w:rPr>
          <w:sz w:val="52"/>
          <w:szCs w:val="52"/>
          <w:rtl/>
        </w:rPr>
      </w:pPr>
      <w:bookmarkStart w:id="1" w:name="_Toc198513774"/>
      <w:r w:rsidRPr="006315DE">
        <w:rPr>
          <w:rFonts w:hint="cs"/>
          <w:sz w:val="52"/>
          <w:szCs w:val="52"/>
          <w:rtl/>
        </w:rPr>
        <w:t>التفويض</w:t>
      </w:r>
      <w:bookmarkEnd w:id="1"/>
    </w:p>
    <w:p w14:paraId="188F9414" w14:textId="6C426801" w:rsidR="003F4F02" w:rsidRDefault="003F4F02" w:rsidP="003F4F02">
      <w:pPr>
        <w:jc w:val="center"/>
        <w:rPr>
          <w:b/>
          <w:bCs/>
          <w:color w:val="000000" w:themeColor="text1"/>
          <w:sz w:val="72"/>
          <w:szCs w:val="72"/>
          <w:rtl/>
        </w:rPr>
      </w:pPr>
    </w:p>
    <w:p w14:paraId="31F3071B" w14:textId="1DF6EFD4" w:rsidR="006322BB" w:rsidRDefault="00FD600B" w:rsidP="00473174">
      <w:pPr>
        <w:jc w:val="center"/>
        <w:rPr>
          <w:b/>
          <w:bCs/>
          <w:color w:val="000000" w:themeColor="text1"/>
          <w:sz w:val="36"/>
          <w:szCs w:val="36"/>
          <w:rtl/>
        </w:rPr>
      </w:pPr>
      <w:r>
        <w:rPr>
          <w:rFonts w:hint="cs"/>
          <w:b/>
          <w:bCs/>
          <w:color w:val="000000" w:themeColor="text1"/>
          <w:sz w:val="36"/>
          <w:szCs w:val="36"/>
          <w:rtl/>
        </w:rPr>
        <w:t>نحن</w:t>
      </w:r>
      <w:r w:rsidR="006322BB">
        <w:rPr>
          <w:rFonts w:hint="cs"/>
          <w:b/>
          <w:bCs/>
          <w:color w:val="000000" w:themeColor="text1"/>
          <w:sz w:val="36"/>
          <w:szCs w:val="36"/>
          <w:rtl/>
        </w:rPr>
        <w:t xml:space="preserve"> الطلبة </w:t>
      </w:r>
      <w:r w:rsidR="004B67F2">
        <w:rPr>
          <w:rFonts w:hint="cs"/>
          <w:b/>
          <w:bCs/>
          <w:color w:val="000000" w:themeColor="text1"/>
          <w:sz w:val="36"/>
          <w:szCs w:val="36"/>
          <w:rtl/>
        </w:rPr>
        <w:t xml:space="preserve">الموقعين </w:t>
      </w:r>
      <w:r w:rsidR="006322BB">
        <w:rPr>
          <w:rFonts w:hint="cs"/>
          <w:b/>
          <w:bCs/>
          <w:color w:val="000000" w:themeColor="text1"/>
          <w:sz w:val="36"/>
          <w:szCs w:val="36"/>
          <w:rtl/>
        </w:rPr>
        <w:t>أدناه</w:t>
      </w:r>
      <w:r w:rsidR="004B67F2">
        <w:rPr>
          <w:rFonts w:hint="cs"/>
          <w:b/>
          <w:bCs/>
          <w:color w:val="000000" w:themeColor="text1"/>
          <w:sz w:val="36"/>
          <w:szCs w:val="36"/>
          <w:rtl/>
        </w:rPr>
        <w:t>،</w:t>
      </w:r>
      <w:r w:rsidR="006322BB">
        <w:rPr>
          <w:rFonts w:hint="cs"/>
          <w:b/>
          <w:bCs/>
          <w:color w:val="000000" w:themeColor="text1"/>
          <w:sz w:val="36"/>
          <w:szCs w:val="36"/>
          <w:rtl/>
        </w:rPr>
        <w:t xml:space="preserve"> نقر أنه تم إنجاز هذا المشروع من قبلنا</w:t>
      </w:r>
      <w:r w:rsidR="004B67F2">
        <w:rPr>
          <w:rFonts w:hint="cs"/>
          <w:b/>
          <w:bCs/>
          <w:color w:val="000000" w:themeColor="text1"/>
          <w:sz w:val="36"/>
          <w:szCs w:val="36"/>
          <w:rtl/>
        </w:rPr>
        <w:t>،</w:t>
      </w:r>
      <w:r w:rsidR="00473174">
        <w:rPr>
          <w:rFonts w:hint="cs"/>
          <w:b/>
          <w:bCs/>
          <w:color w:val="000000" w:themeColor="text1"/>
          <w:sz w:val="36"/>
          <w:szCs w:val="36"/>
          <w:rtl/>
        </w:rPr>
        <w:t xml:space="preserve"> </w:t>
      </w:r>
      <w:r w:rsidR="006322BB">
        <w:rPr>
          <w:rFonts w:hint="cs"/>
          <w:b/>
          <w:bCs/>
          <w:color w:val="000000" w:themeColor="text1"/>
          <w:sz w:val="36"/>
          <w:szCs w:val="36"/>
          <w:rtl/>
        </w:rPr>
        <w:t>وبجهد ذاتي منا</w:t>
      </w:r>
      <w:r w:rsidR="004B67F2">
        <w:rPr>
          <w:rFonts w:hint="cs"/>
          <w:b/>
          <w:bCs/>
          <w:color w:val="000000" w:themeColor="text1"/>
          <w:sz w:val="36"/>
          <w:szCs w:val="36"/>
          <w:rtl/>
        </w:rPr>
        <w:t>،</w:t>
      </w:r>
      <w:r w:rsidR="006322BB">
        <w:rPr>
          <w:rFonts w:hint="cs"/>
          <w:b/>
          <w:bCs/>
          <w:color w:val="000000" w:themeColor="text1"/>
          <w:sz w:val="36"/>
          <w:szCs w:val="36"/>
          <w:rtl/>
        </w:rPr>
        <w:t xml:space="preserve"> وبمساعدة</w:t>
      </w:r>
      <w:r w:rsidR="00473174">
        <w:rPr>
          <w:rFonts w:hint="cs"/>
          <w:b/>
          <w:bCs/>
          <w:color w:val="000000" w:themeColor="text1"/>
          <w:sz w:val="36"/>
          <w:szCs w:val="36"/>
          <w:rtl/>
        </w:rPr>
        <w:t xml:space="preserve"> </w:t>
      </w:r>
      <w:r w:rsidR="006322BB">
        <w:rPr>
          <w:rFonts w:hint="cs"/>
          <w:b/>
          <w:bCs/>
          <w:color w:val="000000" w:themeColor="text1"/>
          <w:sz w:val="36"/>
          <w:szCs w:val="36"/>
          <w:rtl/>
        </w:rPr>
        <w:t xml:space="preserve">المشرف والمقدم </w:t>
      </w:r>
      <w:r w:rsidR="00473174">
        <w:rPr>
          <w:rFonts w:hint="cs"/>
          <w:b/>
          <w:bCs/>
          <w:color w:val="000000" w:themeColor="text1"/>
          <w:sz w:val="36"/>
          <w:szCs w:val="36"/>
          <w:rtl/>
        </w:rPr>
        <w:t>لاستكمال</w:t>
      </w:r>
      <w:r w:rsidR="006322BB">
        <w:rPr>
          <w:rFonts w:hint="cs"/>
          <w:b/>
          <w:bCs/>
          <w:color w:val="000000" w:themeColor="text1"/>
          <w:sz w:val="36"/>
          <w:szCs w:val="36"/>
          <w:rtl/>
        </w:rPr>
        <w:t xml:space="preserve"> متطلبات الحصول</w:t>
      </w:r>
      <w:r w:rsidR="006F0E63">
        <w:rPr>
          <w:rFonts w:hint="cs"/>
          <w:b/>
          <w:bCs/>
          <w:color w:val="000000" w:themeColor="text1"/>
          <w:sz w:val="36"/>
          <w:szCs w:val="36"/>
          <w:rtl/>
        </w:rPr>
        <w:t xml:space="preserve"> على</w:t>
      </w:r>
      <w:r w:rsidR="006322BB">
        <w:rPr>
          <w:rFonts w:hint="cs"/>
          <w:b/>
          <w:bCs/>
          <w:color w:val="000000" w:themeColor="text1"/>
          <w:sz w:val="36"/>
          <w:szCs w:val="36"/>
          <w:rtl/>
        </w:rPr>
        <w:t xml:space="preserve"> درجة البكالوريوس</w:t>
      </w:r>
    </w:p>
    <w:p w14:paraId="298D4E32" w14:textId="255B4DAB" w:rsidR="00370346" w:rsidRDefault="006322BB" w:rsidP="00473174">
      <w:pPr>
        <w:jc w:val="center"/>
        <w:rPr>
          <w:b/>
          <w:bCs/>
          <w:color w:val="000000" w:themeColor="text1"/>
          <w:sz w:val="36"/>
          <w:szCs w:val="36"/>
          <w:rtl/>
        </w:rPr>
      </w:pPr>
      <w:r>
        <w:rPr>
          <w:rFonts w:hint="cs"/>
          <w:b/>
          <w:bCs/>
          <w:color w:val="000000" w:themeColor="text1"/>
          <w:sz w:val="36"/>
          <w:szCs w:val="36"/>
          <w:rtl/>
        </w:rPr>
        <w:t>في تخصص تكنولوجيا المعلومات</w:t>
      </w:r>
    </w:p>
    <w:p w14:paraId="18854B02" w14:textId="61BFCCC7" w:rsidR="00370346" w:rsidRDefault="00370346" w:rsidP="006322BB">
      <w:pPr>
        <w:jc w:val="center"/>
        <w:rPr>
          <w:b/>
          <w:bCs/>
          <w:color w:val="000000" w:themeColor="text1"/>
          <w:sz w:val="36"/>
          <w:szCs w:val="36"/>
          <w:rtl/>
        </w:rPr>
      </w:pPr>
      <w:r>
        <w:rPr>
          <w:rFonts w:hint="cs"/>
          <w:b/>
          <w:bCs/>
          <w:color w:val="000000" w:themeColor="text1"/>
          <w:sz w:val="36"/>
          <w:szCs w:val="36"/>
          <w:rtl/>
        </w:rPr>
        <w:t xml:space="preserve">كلية </w:t>
      </w:r>
      <w:r w:rsidR="004D6C8E">
        <w:rPr>
          <w:rFonts w:hint="cs"/>
          <w:b/>
          <w:bCs/>
          <w:color w:val="000000" w:themeColor="text1"/>
          <w:sz w:val="36"/>
          <w:szCs w:val="36"/>
          <w:rtl/>
        </w:rPr>
        <w:t>الهندسة وعلوم الحاسوب</w:t>
      </w:r>
    </w:p>
    <w:p w14:paraId="1E547FAD" w14:textId="60CE0B3A" w:rsidR="00370346" w:rsidRDefault="00370346" w:rsidP="006322BB">
      <w:pPr>
        <w:jc w:val="center"/>
        <w:rPr>
          <w:b/>
          <w:bCs/>
          <w:color w:val="000000" w:themeColor="text1"/>
          <w:sz w:val="36"/>
          <w:szCs w:val="36"/>
          <w:rtl/>
        </w:rPr>
      </w:pPr>
      <w:r>
        <w:rPr>
          <w:rFonts w:hint="cs"/>
          <w:b/>
          <w:bCs/>
          <w:color w:val="000000" w:themeColor="text1"/>
          <w:sz w:val="36"/>
          <w:szCs w:val="36"/>
          <w:rtl/>
        </w:rPr>
        <w:t>الجامعة اليمنية</w:t>
      </w:r>
    </w:p>
    <w:p w14:paraId="6261B30E" w14:textId="77777777" w:rsidR="00E60441" w:rsidRDefault="00E60441" w:rsidP="006322BB">
      <w:pPr>
        <w:jc w:val="center"/>
        <w:rPr>
          <w:b/>
          <w:bCs/>
          <w:color w:val="000000" w:themeColor="text1"/>
          <w:sz w:val="36"/>
          <w:szCs w:val="36"/>
          <w:rtl/>
        </w:rPr>
      </w:pPr>
    </w:p>
    <w:tbl>
      <w:tblPr>
        <w:tblStyle w:val="af0"/>
        <w:tblpPr w:leftFromText="180" w:rightFromText="180" w:vertAnchor="text" w:horzAnchor="margin" w:tblpY="66"/>
        <w:bidiVisual/>
        <w:tblW w:w="0" w:type="auto"/>
        <w:tblLook w:val="04A0" w:firstRow="1" w:lastRow="0" w:firstColumn="1" w:lastColumn="0" w:noHBand="0" w:noVBand="1"/>
      </w:tblPr>
      <w:tblGrid>
        <w:gridCol w:w="781"/>
        <w:gridCol w:w="4372"/>
        <w:gridCol w:w="1411"/>
        <w:gridCol w:w="1690"/>
      </w:tblGrid>
      <w:tr w:rsidR="00E60441" w14:paraId="4F229D83" w14:textId="77777777" w:rsidTr="00E71EBC">
        <w:trPr>
          <w:trHeight w:val="537"/>
        </w:trPr>
        <w:tc>
          <w:tcPr>
            <w:tcW w:w="781" w:type="dxa"/>
          </w:tcPr>
          <w:p w14:paraId="185513F6" w14:textId="77777777" w:rsidR="00E60441" w:rsidRDefault="00E60441" w:rsidP="00E60441">
            <w:pPr>
              <w:jc w:val="center"/>
              <w:rPr>
                <w:b/>
                <w:bCs/>
                <w:color w:val="000000" w:themeColor="text1"/>
                <w:sz w:val="36"/>
                <w:szCs w:val="36"/>
                <w:rtl/>
              </w:rPr>
            </w:pPr>
            <w:r>
              <w:rPr>
                <w:rFonts w:hint="cs"/>
                <w:b/>
                <w:bCs/>
                <w:color w:val="000000" w:themeColor="text1"/>
                <w:sz w:val="36"/>
                <w:szCs w:val="36"/>
                <w:rtl/>
              </w:rPr>
              <w:t>م</w:t>
            </w:r>
          </w:p>
        </w:tc>
        <w:tc>
          <w:tcPr>
            <w:tcW w:w="4372" w:type="dxa"/>
          </w:tcPr>
          <w:p w14:paraId="12EB936B" w14:textId="77777777" w:rsidR="00E60441" w:rsidRDefault="00E60441" w:rsidP="00E60441">
            <w:pPr>
              <w:jc w:val="center"/>
              <w:rPr>
                <w:b/>
                <w:bCs/>
                <w:color w:val="000000" w:themeColor="text1"/>
                <w:sz w:val="36"/>
                <w:szCs w:val="36"/>
                <w:rtl/>
              </w:rPr>
            </w:pPr>
            <w:r>
              <w:rPr>
                <w:rFonts w:hint="cs"/>
                <w:b/>
                <w:bCs/>
                <w:color w:val="000000" w:themeColor="text1"/>
                <w:sz w:val="36"/>
                <w:szCs w:val="36"/>
                <w:rtl/>
              </w:rPr>
              <w:t>اسم الطالب</w:t>
            </w:r>
          </w:p>
        </w:tc>
        <w:tc>
          <w:tcPr>
            <w:tcW w:w="1411" w:type="dxa"/>
          </w:tcPr>
          <w:p w14:paraId="72833B8C" w14:textId="77777777" w:rsidR="00E60441" w:rsidRDefault="00E60441" w:rsidP="00E60441">
            <w:pPr>
              <w:jc w:val="center"/>
              <w:rPr>
                <w:b/>
                <w:bCs/>
                <w:color w:val="000000" w:themeColor="text1"/>
                <w:sz w:val="36"/>
                <w:szCs w:val="36"/>
                <w:rtl/>
              </w:rPr>
            </w:pPr>
            <w:r>
              <w:rPr>
                <w:rFonts w:hint="cs"/>
                <w:b/>
                <w:bCs/>
                <w:color w:val="000000" w:themeColor="text1"/>
                <w:sz w:val="36"/>
                <w:szCs w:val="36"/>
                <w:rtl/>
              </w:rPr>
              <w:t>التوقيع</w:t>
            </w:r>
          </w:p>
        </w:tc>
        <w:tc>
          <w:tcPr>
            <w:tcW w:w="1690" w:type="dxa"/>
          </w:tcPr>
          <w:p w14:paraId="2F90553C" w14:textId="77777777" w:rsidR="00E60441" w:rsidRDefault="00E60441" w:rsidP="00E60441">
            <w:pPr>
              <w:jc w:val="center"/>
              <w:rPr>
                <w:b/>
                <w:bCs/>
                <w:color w:val="000000" w:themeColor="text1"/>
                <w:sz w:val="36"/>
                <w:szCs w:val="36"/>
                <w:rtl/>
              </w:rPr>
            </w:pPr>
            <w:r>
              <w:rPr>
                <w:rFonts w:hint="cs"/>
                <w:b/>
                <w:bCs/>
                <w:color w:val="000000" w:themeColor="text1"/>
                <w:sz w:val="36"/>
                <w:szCs w:val="36"/>
                <w:rtl/>
              </w:rPr>
              <w:t>التاريخ</w:t>
            </w:r>
          </w:p>
        </w:tc>
      </w:tr>
      <w:tr w:rsidR="00E60441" w14:paraId="0F8E65AB" w14:textId="77777777" w:rsidTr="00E71EBC">
        <w:trPr>
          <w:trHeight w:val="452"/>
        </w:trPr>
        <w:tc>
          <w:tcPr>
            <w:tcW w:w="781" w:type="dxa"/>
          </w:tcPr>
          <w:p w14:paraId="7E0185B3" w14:textId="77777777" w:rsidR="00E60441" w:rsidRDefault="00E60441" w:rsidP="00E60441">
            <w:pPr>
              <w:jc w:val="center"/>
              <w:rPr>
                <w:b/>
                <w:bCs/>
                <w:color w:val="000000" w:themeColor="text1"/>
                <w:sz w:val="36"/>
                <w:szCs w:val="36"/>
                <w:rtl/>
              </w:rPr>
            </w:pPr>
            <w:r>
              <w:rPr>
                <w:rFonts w:hint="cs"/>
                <w:b/>
                <w:bCs/>
                <w:color w:val="000000" w:themeColor="text1"/>
                <w:sz w:val="36"/>
                <w:szCs w:val="36"/>
                <w:rtl/>
              </w:rPr>
              <w:t>1</w:t>
            </w:r>
          </w:p>
        </w:tc>
        <w:tc>
          <w:tcPr>
            <w:tcW w:w="4372" w:type="dxa"/>
          </w:tcPr>
          <w:p w14:paraId="1B731F70" w14:textId="6920AB85" w:rsidR="00E60441" w:rsidRDefault="00E71EBC" w:rsidP="00E60441">
            <w:pPr>
              <w:jc w:val="center"/>
              <w:rPr>
                <w:b/>
                <w:bCs/>
                <w:color w:val="000000" w:themeColor="text1"/>
                <w:sz w:val="36"/>
                <w:szCs w:val="36"/>
                <w:rtl/>
              </w:rPr>
            </w:pPr>
            <w:r>
              <w:rPr>
                <w:rFonts w:hint="cs"/>
                <w:b/>
                <w:bCs/>
                <w:color w:val="000000" w:themeColor="text1"/>
                <w:sz w:val="32"/>
                <w:szCs w:val="32"/>
                <w:rtl/>
              </w:rPr>
              <w:t>محمد صالح محمد المنبه</w:t>
            </w:r>
          </w:p>
        </w:tc>
        <w:tc>
          <w:tcPr>
            <w:tcW w:w="1411" w:type="dxa"/>
          </w:tcPr>
          <w:p w14:paraId="2A89C575" w14:textId="77777777" w:rsidR="00E60441" w:rsidRDefault="00E60441" w:rsidP="00E60441">
            <w:pPr>
              <w:jc w:val="center"/>
              <w:rPr>
                <w:b/>
                <w:bCs/>
                <w:color w:val="000000" w:themeColor="text1"/>
                <w:sz w:val="36"/>
                <w:szCs w:val="36"/>
                <w:rtl/>
              </w:rPr>
            </w:pPr>
          </w:p>
        </w:tc>
        <w:tc>
          <w:tcPr>
            <w:tcW w:w="1690" w:type="dxa"/>
          </w:tcPr>
          <w:p w14:paraId="0268F512" w14:textId="77777777" w:rsidR="00E60441" w:rsidRDefault="00E60441" w:rsidP="00E60441">
            <w:pPr>
              <w:jc w:val="center"/>
              <w:rPr>
                <w:b/>
                <w:bCs/>
                <w:color w:val="000000" w:themeColor="text1"/>
                <w:sz w:val="36"/>
                <w:szCs w:val="36"/>
                <w:rtl/>
              </w:rPr>
            </w:pPr>
          </w:p>
        </w:tc>
      </w:tr>
      <w:tr w:rsidR="00E60441" w14:paraId="3DE3BDA4" w14:textId="77777777" w:rsidTr="00E71EBC">
        <w:trPr>
          <w:trHeight w:val="439"/>
        </w:trPr>
        <w:tc>
          <w:tcPr>
            <w:tcW w:w="781" w:type="dxa"/>
          </w:tcPr>
          <w:p w14:paraId="64DF1874" w14:textId="77777777" w:rsidR="00E60441" w:rsidRDefault="00E60441" w:rsidP="00E60441">
            <w:pPr>
              <w:jc w:val="center"/>
              <w:rPr>
                <w:b/>
                <w:bCs/>
                <w:color w:val="000000" w:themeColor="text1"/>
                <w:sz w:val="36"/>
                <w:szCs w:val="36"/>
                <w:rtl/>
              </w:rPr>
            </w:pPr>
            <w:r>
              <w:rPr>
                <w:rFonts w:hint="cs"/>
                <w:b/>
                <w:bCs/>
                <w:color w:val="000000" w:themeColor="text1"/>
                <w:sz w:val="36"/>
                <w:szCs w:val="36"/>
                <w:rtl/>
              </w:rPr>
              <w:t>2</w:t>
            </w:r>
          </w:p>
        </w:tc>
        <w:tc>
          <w:tcPr>
            <w:tcW w:w="4372" w:type="dxa"/>
          </w:tcPr>
          <w:p w14:paraId="5DBA07FC" w14:textId="419D5A0A" w:rsidR="00E60441" w:rsidRDefault="00E71EBC" w:rsidP="00E60441">
            <w:pPr>
              <w:jc w:val="center"/>
              <w:rPr>
                <w:b/>
                <w:bCs/>
                <w:color w:val="000000" w:themeColor="text1"/>
                <w:sz w:val="36"/>
                <w:szCs w:val="36"/>
                <w:rtl/>
              </w:rPr>
            </w:pPr>
            <w:r>
              <w:rPr>
                <w:rFonts w:hint="cs"/>
                <w:b/>
                <w:bCs/>
                <w:color w:val="000000" w:themeColor="text1"/>
                <w:sz w:val="36"/>
                <w:szCs w:val="36"/>
                <w:rtl/>
              </w:rPr>
              <w:t xml:space="preserve">احمد محمود </w:t>
            </w:r>
            <w:proofErr w:type="spellStart"/>
            <w:r>
              <w:rPr>
                <w:rFonts w:hint="cs"/>
                <w:b/>
                <w:bCs/>
                <w:color w:val="000000" w:themeColor="text1"/>
                <w:sz w:val="36"/>
                <w:szCs w:val="36"/>
                <w:rtl/>
              </w:rPr>
              <w:t>الدوبحي</w:t>
            </w:r>
            <w:proofErr w:type="spellEnd"/>
          </w:p>
        </w:tc>
        <w:tc>
          <w:tcPr>
            <w:tcW w:w="1411" w:type="dxa"/>
          </w:tcPr>
          <w:p w14:paraId="44D13353" w14:textId="77777777" w:rsidR="00E60441" w:rsidRDefault="00E60441" w:rsidP="00E60441">
            <w:pPr>
              <w:jc w:val="center"/>
              <w:rPr>
                <w:b/>
                <w:bCs/>
                <w:color w:val="000000" w:themeColor="text1"/>
                <w:sz w:val="36"/>
                <w:szCs w:val="36"/>
                <w:rtl/>
              </w:rPr>
            </w:pPr>
          </w:p>
        </w:tc>
        <w:tc>
          <w:tcPr>
            <w:tcW w:w="1690" w:type="dxa"/>
          </w:tcPr>
          <w:p w14:paraId="28AADCC2" w14:textId="77777777" w:rsidR="00E60441" w:rsidRDefault="00E60441" w:rsidP="00E60441">
            <w:pPr>
              <w:jc w:val="center"/>
              <w:rPr>
                <w:b/>
                <w:bCs/>
                <w:color w:val="000000" w:themeColor="text1"/>
                <w:sz w:val="36"/>
                <w:szCs w:val="36"/>
                <w:rtl/>
              </w:rPr>
            </w:pPr>
          </w:p>
        </w:tc>
      </w:tr>
      <w:tr w:rsidR="00E71EBC" w14:paraId="204237A6" w14:textId="77777777" w:rsidTr="00E71EBC">
        <w:trPr>
          <w:trHeight w:val="452"/>
        </w:trPr>
        <w:tc>
          <w:tcPr>
            <w:tcW w:w="781" w:type="dxa"/>
          </w:tcPr>
          <w:p w14:paraId="5A22C4ED" w14:textId="549F6D0F" w:rsidR="00E71EBC" w:rsidRDefault="00E71EBC" w:rsidP="00E60441">
            <w:pPr>
              <w:jc w:val="center"/>
              <w:rPr>
                <w:b/>
                <w:bCs/>
                <w:color w:val="000000" w:themeColor="text1"/>
                <w:sz w:val="36"/>
                <w:szCs w:val="36"/>
                <w:rtl/>
              </w:rPr>
            </w:pPr>
            <w:r>
              <w:rPr>
                <w:rFonts w:hint="cs"/>
                <w:b/>
                <w:bCs/>
                <w:color w:val="000000" w:themeColor="text1"/>
                <w:sz w:val="36"/>
                <w:szCs w:val="36"/>
                <w:rtl/>
              </w:rPr>
              <w:t>3</w:t>
            </w:r>
          </w:p>
        </w:tc>
        <w:tc>
          <w:tcPr>
            <w:tcW w:w="4372" w:type="dxa"/>
          </w:tcPr>
          <w:p w14:paraId="02E99623" w14:textId="0DC38747" w:rsidR="00E71EBC" w:rsidRDefault="00E71EBC" w:rsidP="00E60441">
            <w:pPr>
              <w:jc w:val="center"/>
              <w:rPr>
                <w:b/>
                <w:bCs/>
                <w:color w:val="000000" w:themeColor="text1"/>
                <w:sz w:val="36"/>
                <w:szCs w:val="36"/>
                <w:rtl/>
              </w:rPr>
            </w:pPr>
            <w:r>
              <w:rPr>
                <w:rFonts w:hint="cs"/>
                <w:b/>
                <w:bCs/>
                <w:color w:val="000000" w:themeColor="text1"/>
                <w:sz w:val="36"/>
                <w:szCs w:val="36"/>
                <w:rtl/>
              </w:rPr>
              <w:t>محمد عبد الاله الشامي</w:t>
            </w:r>
          </w:p>
        </w:tc>
        <w:tc>
          <w:tcPr>
            <w:tcW w:w="1411" w:type="dxa"/>
          </w:tcPr>
          <w:p w14:paraId="56316E9E" w14:textId="77777777" w:rsidR="00E71EBC" w:rsidRDefault="00E71EBC" w:rsidP="00E60441">
            <w:pPr>
              <w:jc w:val="center"/>
              <w:rPr>
                <w:b/>
                <w:bCs/>
                <w:color w:val="000000" w:themeColor="text1"/>
                <w:sz w:val="36"/>
                <w:szCs w:val="36"/>
                <w:rtl/>
              </w:rPr>
            </w:pPr>
          </w:p>
        </w:tc>
        <w:tc>
          <w:tcPr>
            <w:tcW w:w="1690" w:type="dxa"/>
          </w:tcPr>
          <w:p w14:paraId="416D7C31" w14:textId="77777777" w:rsidR="00E71EBC" w:rsidRDefault="00E71EBC" w:rsidP="00E60441">
            <w:pPr>
              <w:jc w:val="center"/>
              <w:rPr>
                <w:b/>
                <w:bCs/>
                <w:color w:val="000000" w:themeColor="text1"/>
                <w:sz w:val="36"/>
                <w:szCs w:val="36"/>
                <w:rtl/>
              </w:rPr>
            </w:pPr>
          </w:p>
        </w:tc>
      </w:tr>
    </w:tbl>
    <w:p w14:paraId="43F0F065" w14:textId="77777777" w:rsidR="00E60441" w:rsidRDefault="00E60441" w:rsidP="0026144B">
      <w:pPr>
        <w:ind w:left="2880"/>
        <w:outlineLvl w:val="0"/>
        <w:rPr>
          <w:b/>
          <w:bCs/>
          <w:color w:val="000000" w:themeColor="text1"/>
          <w:sz w:val="36"/>
          <w:szCs w:val="36"/>
          <w:rtl/>
        </w:rPr>
      </w:pPr>
      <w:bookmarkStart w:id="2" w:name="_Toc198513775"/>
    </w:p>
    <w:p w14:paraId="66550076" w14:textId="77777777" w:rsidR="00E60441" w:rsidRDefault="00E60441" w:rsidP="0026144B">
      <w:pPr>
        <w:ind w:left="2880"/>
        <w:outlineLvl w:val="0"/>
        <w:rPr>
          <w:b/>
          <w:bCs/>
          <w:color w:val="000000" w:themeColor="text1"/>
          <w:sz w:val="36"/>
          <w:szCs w:val="36"/>
          <w:rtl/>
        </w:rPr>
      </w:pPr>
    </w:p>
    <w:p w14:paraId="1C0EC12C" w14:textId="77777777" w:rsidR="00E60441" w:rsidRDefault="00E60441" w:rsidP="0026144B">
      <w:pPr>
        <w:ind w:left="2880"/>
        <w:outlineLvl w:val="0"/>
        <w:rPr>
          <w:b/>
          <w:bCs/>
          <w:color w:val="000000" w:themeColor="text1"/>
          <w:sz w:val="36"/>
          <w:szCs w:val="36"/>
          <w:rtl/>
        </w:rPr>
      </w:pPr>
    </w:p>
    <w:p w14:paraId="583AD7A2" w14:textId="77777777" w:rsidR="00473174" w:rsidRDefault="00473174" w:rsidP="0026144B">
      <w:pPr>
        <w:ind w:left="2880"/>
        <w:outlineLvl w:val="0"/>
        <w:rPr>
          <w:b/>
          <w:bCs/>
          <w:color w:val="000000" w:themeColor="text1"/>
          <w:sz w:val="36"/>
          <w:szCs w:val="36"/>
          <w:rtl/>
        </w:rPr>
      </w:pPr>
    </w:p>
    <w:p w14:paraId="1A350845" w14:textId="77777777" w:rsidR="00473174" w:rsidRDefault="00473174" w:rsidP="0026144B">
      <w:pPr>
        <w:ind w:left="2880"/>
        <w:outlineLvl w:val="0"/>
        <w:rPr>
          <w:b/>
          <w:bCs/>
          <w:color w:val="000000" w:themeColor="text1"/>
          <w:sz w:val="36"/>
          <w:szCs w:val="36"/>
          <w:rtl/>
        </w:rPr>
      </w:pPr>
    </w:p>
    <w:p w14:paraId="10E38C08" w14:textId="77777777" w:rsidR="00473174" w:rsidRDefault="00473174" w:rsidP="0026144B">
      <w:pPr>
        <w:ind w:left="2880"/>
        <w:outlineLvl w:val="0"/>
        <w:rPr>
          <w:b/>
          <w:bCs/>
          <w:color w:val="000000" w:themeColor="text1"/>
          <w:sz w:val="36"/>
          <w:szCs w:val="36"/>
          <w:rtl/>
        </w:rPr>
      </w:pPr>
    </w:p>
    <w:p w14:paraId="3781568C" w14:textId="77777777" w:rsidR="00473174" w:rsidRDefault="00473174" w:rsidP="0026144B">
      <w:pPr>
        <w:ind w:left="2880"/>
        <w:outlineLvl w:val="0"/>
        <w:rPr>
          <w:b/>
          <w:bCs/>
          <w:color w:val="000000" w:themeColor="text1"/>
          <w:sz w:val="36"/>
          <w:szCs w:val="36"/>
          <w:rtl/>
        </w:rPr>
      </w:pPr>
    </w:p>
    <w:p w14:paraId="2B609EC2" w14:textId="65FFA94C" w:rsidR="00E917AA" w:rsidRPr="005E7656" w:rsidRDefault="00E917AA" w:rsidP="0026144B">
      <w:pPr>
        <w:ind w:left="2880"/>
        <w:outlineLvl w:val="0"/>
        <w:rPr>
          <w:b/>
          <w:bCs/>
          <w:color w:val="000000" w:themeColor="text1"/>
          <w:sz w:val="72"/>
          <w:szCs w:val="72"/>
          <w:rtl/>
        </w:rPr>
      </w:pPr>
      <w:r w:rsidRPr="00866EB1">
        <w:rPr>
          <w:rFonts w:hint="cs"/>
          <w:b/>
          <w:bCs/>
          <w:color w:val="000000" w:themeColor="text1"/>
          <w:sz w:val="72"/>
          <w:szCs w:val="72"/>
          <w:rtl/>
        </w:rPr>
        <w:t>الإهداء</w:t>
      </w:r>
      <w:bookmarkEnd w:id="2"/>
    </w:p>
    <w:p w14:paraId="34B7370B" w14:textId="77777777" w:rsidR="00E917AA" w:rsidRPr="00055586" w:rsidRDefault="00E917AA" w:rsidP="00E917AA">
      <w:pPr>
        <w:jc w:val="center"/>
        <w:rPr>
          <w:color w:val="000000" w:themeColor="text1"/>
          <w:sz w:val="36"/>
          <w:szCs w:val="36"/>
          <w:rtl/>
        </w:rPr>
      </w:pPr>
    </w:p>
    <w:p w14:paraId="73C76E2B" w14:textId="77777777" w:rsidR="00E917AA" w:rsidRPr="00055586" w:rsidRDefault="00E917AA" w:rsidP="00E917AA">
      <w:pPr>
        <w:jc w:val="center"/>
        <w:rPr>
          <w:color w:val="000000" w:themeColor="text1"/>
          <w:sz w:val="36"/>
          <w:szCs w:val="36"/>
          <w:rtl/>
        </w:rPr>
      </w:pPr>
      <w:r w:rsidRPr="00055586">
        <w:rPr>
          <w:rFonts w:cs="Arial"/>
          <w:color w:val="000000" w:themeColor="text1"/>
          <w:sz w:val="36"/>
          <w:szCs w:val="36"/>
          <w:rtl/>
        </w:rPr>
        <w:t>إلى من كانوا لنا النور في دروب الحياة، وإلى من زرعوا في قلوبنا الأمل والتفاؤل، أهدي هذا العمل.</w:t>
      </w:r>
    </w:p>
    <w:p w14:paraId="44DA6B45" w14:textId="77777777" w:rsidR="00E917AA" w:rsidRPr="00055586" w:rsidRDefault="00E917AA" w:rsidP="00E917AA">
      <w:pPr>
        <w:jc w:val="center"/>
        <w:rPr>
          <w:color w:val="000000" w:themeColor="text1"/>
          <w:sz w:val="36"/>
          <w:szCs w:val="36"/>
          <w:rtl/>
        </w:rPr>
      </w:pPr>
    </w:p>
    <w:p w14:paraId="0A521574" w14:textId="77777777" w:rsidR="00E917AA" w:rsidRPr="00055586" w:rsidRDefault="00E917AA" w:rsidP="00E917AA">
      <w:pPr>
        <w:jc w:val="center"/>
        <w:rPr>
          <w:color w:val="000000" w:themeColor="text1"/>
          <w:sz w:val="36"/>
          <w:szCs w:val="36"/>
          <w:rtl/>
        </w:rPr>
      </w:pPr>
      <w:r w:rsidRPr="00055586">
        <w:rPr>
          <w:rFonts w:cs="Arial"/>
          <w:color w:val="000000" w:themeColor="text1"/>
          <w:sz w:val="36"/>
          <w:szCs w:val="36"/>
          <w:rtl/>
        </w:rPr>
        <w:t>إلى آبائنا الأعزاء، الذين بذلوا الغالي والنفيس لتحقيق أحلامنا، وقدموا لنا الدعم والرعاية في كل خطوة. فلكم منّا أسمى آيات الشكر والامتنان.</w:t>
      </w:r>
    </w:p>
    <w:p w14:paraId="0A0DBF63" w14:textId="77777777" w:rsidR="00E917AA" w:rsidRPr="00055586" w:rsidRDefault="00E917AA" w:rsidP="00E917AA">
      <w:pPr>
        <w:jc w:val="center"/>
        <w:rPr>
          <w:color w:val="000000" w:themeColor="text1"/>
          <w:sz w:val="36"/>
          <w:szCs w:val="36"/>
          <w:rtl/>
        </w:rPr>
      </w:pPr>
    </w:p>
    <w:p w14:paraId="4C73EDF0" w14:textId="77777777" w:rsidR="00E917AA" w:rsidRPr="00055586" w:rsidRDefault="00E917AA" w:rsidP="00E917AA">
      <w:pPr>
        <w:jc w:val="center"/>
        <w:rPr>
          <w:color w:val="000000" w:themeColor="text1"/>
          <w:sz w:val="36"/>
          <w:szCs w:val="36"/>
          <w:rtl/>
        </w:rPr>
      </w:pPr>
      <w:r w:rsidRPr="00055586">
        <w:rPr>
          <w:rFonts w:cs="Arial"/>
          <w:color w:val="000000" w:themeColor="text1"/>
          <w:sz w:val="36"/>
          <w:szCs w:val="36"/>
          <w:rtl/>
        </w:rPr>
        <w:t>إلى إخوتنا، الذين كانوا لنا خير السند في الأوقات الصعبة، وشركاء الفرح في اللحظات الجميلة. أنتم الرفاق الذين لا يمكن نسيانهم.</w:t>
      </w:r>
    </w:p>
    <w:p w14:paraId="167BFA24" w14:textId="77777777" w:rsidR="00E917AA" w:rsidRPr="00055586" w:rsidRDefault="00E917AA" w:rsidP="00E917AA">
      <w:pPr>
        <w:jc w:val="center"/>
        <w:rPr>
          <w:color w:val="000000" w:themeColor="text1"/>
          <w:sz w:val="36"/>
          <w:szCs w:val="36"/>
          <w:rtl/>
        </w:rPr>
      </w:pPr>
    </w:p>
    <w:p w14:paraId="2D37E469" w14:textId="77777777" w:rsidR="00E917AA" w:rsidRPr="00055586" w:rsidRDefault="00E917AA" w:rsidP="00E917AA">
      <w:pPr>
        <w:jc w:val="center"/>
        <w:rPr>
          <w:color w:val="000000" w:themeColor="text1"/>
          <w:sz w:val="36"/>
          <w:szCs w:val="36"/>
          <w:rtl/>
        </w:rPr>
      </w:pPr>
      <w:r w:rsidRPr="00055586">
        <w:rPr>
          <w:rFonts w:cs="Arial"/>
          <w:color w:val="000000" w:themeColor="text1"/>
          <w:sz w:val="36"/>
          <w:szCs w:val="36"/>
          <w:rtl/>
        </w:rPr>
        <w:t>إلى أصدقائنا، الذين شاركونا هذه الرحلة بكل تفاصيلها، وساهموا في تشكيل ذكرياتنا. أنتم العائلة التي اخترناها، ووجودكم كان له الأثر الكبير في نجاحنا.</w:t>
      </w:r>
    </w:p>
    <w:p w14:paraId="544265DD" w14:textId="77777777" w:rsidR="00E917AA" w:rsidRPr="00055586" w:rsidRDefault="00E917AA" w:rsidP="00E917AA">
      <w:pPr>
        <w:jc w:val="center"/>
        <w:rPr>
          <w:color w:val="000000" w:themeColor="text1"/>
          <w:sz w:val="36"/>
          <w:szCs w:val="36"/>
          <w:rtl/>
        </w:rPr>
      </w:pPr>
    </w:p>
    <w:p w14:paraId="124AA156" w14:textId="77777777" w:rsidR="00E917AA" w:rsidRPr="00055586" w:rsidRDefault="00E917AA" w:rsidP="00E917AA">
      <w:pPr>
        <w:jc w:val="center"/>
        <w:rPr>
          <w:color w:val="000000" w:themeColor="text1"/>
          <w:sz w:val="36"/>
          <w:szCs w:val="36"/>
          <w:rtl/>
        </w:rPr>
      </w:pPr>
      <w:r w:rsidRPr="00055586">
        <w:rPr>
          <w:rFonts w:cs="Arial"/>
          <w:color w:val="000000" w:themeColor="text1"/>
          <w:sz w:val="36"/>
          <w:szCs w:val="36"/>
          <w:rtl/>
        </w:rPr>
        <w:t>إلى دكاترتنا الكرام، الذين لم يتوانوا عن منحنا المعرفة والإلهام، وفتحوا لنا آفاقًا جديدة. لقد كانت توجيهاتكم ودعمكم مصدر قوة لنا.</w:t>
      </w:r>
    </w:p>
    <w:p w14:paraId="541C0FBF" w14:textId="77777777" w:rsidR="00E917AA" w:rsidRPr="00055586" w:rsidRDefault="00E917AA" w:rsidP="00E917AA">
      <w:pPr>
        <w:jc w:val="center"/>
        <w:rPr>
          <w:color w:val="000000" w:themeColor="text1"/>
          <w:sz w:val="36"/>
          <w:szCs w:val="36"/>
          <w:rtl/>
        </w:rPr>
      </w:pPr>
    </w:p>
    <w:p w14:paraId="5394F25E" w14:textId="77777777" w:rsidR="00E917AA" w:rsidRDefault="00E917AA" w:rsidP="00E917AA">
      <w:pPr>
        <w:jc w:val="center"/>
        <w:rPr>
          <w:b/>
          <w:bCs/>
          <w:color w:val="000000" w:themeColor="text1"/>
          <w:sz w:val="72"/>
          <w:szCs w:val="72"/>
          <w:rtl/>
        </w:rPr>
      </w:pPr>
      <w:r w:rsidRPr="00055586">
        <w:rPr>
          <w:rFonts w:cs="Arial"/>
          <w:color w:val="000000" w:themeColor="text1"/>
          <w:sz w:val="36"/>
          <w:szCs w:val="36"/>
          <w:rtl/>
        </w:rPr>
        <w:t>إلى كل من ساهم في تشكيل مسيرتنا، أقدم لكم هذا العمل كعربون تقدير وامتنان، فبفضل دعمكم وإيمانكم بنا، استطعنا الوصول إلى هذه اللحظة المميزة.</w:t>
      </w:r>
    </w:p>
    <w:p w14:paraId="0172C5A0" w14:textId="6FB3C8C6" w:rsidR="00E917AA" w:rsidRDefault="00755B15" w:rsidP="00473174">
      <w:pPr>
        <w:jc w:val="center"/>
        <w:outlineLvl w:val="0"/>
        <w:rPr>
          <w:b/>
          <w:bCs/>
          <w:color w:val="000000" w:themeColor="text1"/>
          <w:sz w:val="56"/>
          <w:szCs w:val="56"/>
          <w:rtl/>
        </w:rPr>
      </w:pPr>
      <w:bookmarkStart w:id="3" w:name="_Toc198513776"/>
      <w:r>
        <w:rPr>
          <w:rFonts w:hint="cs"/>
          <w:b/>
          <w:bCs/>
          <w:color w:val="000000" w:themeColor="text1"/>
          <w:sz w:val="56"/>
          <w:szCs w:val="56"/>
          <w:rtl/>
        </w:rPr>
        <w:t>الشكر والتقدير</w:t>
      </w:r>
      <w:bookmarkEnd w:id="3"/>
    </w:p>
    <w:p w14:paraId="2B144D70" w14:textId="5F2A47B1" w:rsidR="00E917AA" w:rsidRPr="00552C1C" w:rsidRDefault="00E917AA" w:rsidP="00473174">
      <w:pPr>
        <w:spacing w:after="193"/>
        <w:ind w:left="1428" w:right="676" w:hanging="10"/>
        <w:jc w:val="center"/>
        <w:rPr>
          <w:rFonts w:asciiTheme="majorBidi" w:hAnsiTheme="majorBidi" w:cstheme="majorBidi"/>
          <w:sz w:val="32"/>
          <w:szCs w:val="32"/>
        </w:rPr>
      </w:pPr>
      <w:r w:rsidRPr="00552C1C">
        <w:rPr>
          <w:rFonts w:asciiTheme="majorBidi" w:eastAsia="Simplified Arabic" w:hAnsiTheme="majorBidi" w:cstheme="majorBidi"/>
          <w:sz w:val="32"/>
          <w:szCs w:val="32"/>
          <w:rtl/>
        </w:rPr>
        <w:t>نحمد الل</w:t>
      </w:r>
      <w:r w:rsidRPr="00552C1C">
        <w:rPr>
          <w:rFonts w:asciiTheme="majorBidi" w:eastAsia="Simplified Arabic" w:hAnsiTheme="majorBidi" w:cstheme="majorBidi" w:hint="cs"/>
          <w:sz w:val="32"/>
          <w:szCs w:val="32"/>
          <w:rtl/>
        </w:rPr>
        <w:t>ه</w:t>
      </w:r>
      <w:r w:rsidRPr="00552C1C">
        <w:rPr>
          <w:rFonts w:asciiTheme="majorBidi" w:eastAsia="Simplified Arabic" w:hAnsiTheme="majorBidi" w:cstheme="majorBidi"/>
          <w:sz w:val="32"/>
          <w:szCs w:val="32"/>
          <w:rtl/>
        </w:rPr>
        <w:t xml:space="preserve"> عزوجل الذي وفقنا في إتمام هذا البحث العلمي فالحمد الل</w:t>
      </w:r>
      <w:r w:rsidRPr="00552C1C">
        <w:rPr>
          <w:rFonts w:asciiTheme="majorBidi" w:eastAsia="Simplified Arabic" w:hAnsiTheme="majorBidi" w:cstheme="majorBidi" w:hint="cs"/>
          <w:sz w:val="32"/>
          <w:szCs w:val="32"/>
          <w:rtl/>
        </w:rPr>
        <w:t>ه</w:t>
      </w:r>
      <w:r w:rsidRPr="00552C1C">
        <w:rPr>
          <w:rFonts w:asciiTheme="majorBidi" w:eastAsia="Simplified Arabic" w:hAnsiTheme="majorBidi" w:cstheme="majorBidi"/>
          <w:sz w:val="32"/>
          <w:szCs w:val="32"/>
          <w:rtl/>
        </w:rPr>
        <w:t xml:space="preserve"> حمداً كثي</w:t>
      </w:r>
      <w:r w:rsidRPr="00552C1C">
        <w:rPr>
          <w:rFonts w:asciiTheme="majorBidi" w:eastAsia="Simplified Arabic" w:hAnsiTheme="majorBidi" w:cstheme="majorBidi" w:hint="cs"/>
          <w:sz w:val="32"/>
          <w:szCs w:val="32"/>
          <w:rtl/>
        </w:rPr>
        <w:t>را</w:t>
      </w:r>
      <w:r w:rsidRPr="00552C1C">
        <w:rPr>
          <w:rFonts w:asciiTheme="majorBidi" w:eastAsia="Simplified Arabic" w:hAnsiTheme="majorBidi" w:cstheme="majorBidi"/>
          <w:sz w:val="32"/>
          <w:szCs w:val="32"/>
          <w:rtl/>
        </w:rPr>
        <w:t>...</w:t>
      </w:r>
    </w:p>
    <w:p w14:paraId="44EB9203" w14:textId="740D4390" w:rsidR="00E917AA" w:rsidRPr="00552C1C" w:rsidRDefault="00E917AA" w:rsidP="00473174">
      <w:pPr>
        <w:spacing w:after="4" w:line="359" w:lineRule="auto"/>
        <w:ind w:left="1274" w:right="619" w:hanging="73"/>
        <w:jc w:val="center"/>
        <w:rPr>
          <w:rFonts w:asciiTheme="majorBidi" w:hAnsiTheme="majorBidi" w:cstheme="majorBidi"/>
          <w:sz w:val="32"/>
          <w:szCs w:val="32"/>
        </w:rPr>
      </w:pPr>
      <w:r w:rsidRPr="00552C1C">
        <w:rPr>
          <w:rFonts w:asciiTheme="majorBidi" w:eastAsia="Simplified Arabic" w:hAnsiTheme="majorBidi" w:cstheme="majorBidi"/>
          <w:sz w:val="32"/>
          <w:szCs w:val="32"/>
          <w:rtl/>
        </w:rPr>
        <w:t>نتقدم بأسمى أبيا ت الحب والتقدير والعرفان لأساتذتنا الأفاضل على كل ما قدموه طوال فترة تدريسهم لنا فأنتم نعم المعلمين المخلصين الذين يحملون أمانه العلم والإخلاص في أعناقهم ويحرصون على تقديم كل ما هو مفيد ولو على حساب أنفسهم فشكر</w:t>
      </w:r>
      <w:r w:rsidRPr="00552C1C">
        <w:rPr>
          <w:rFonts w:asciiTheme="majorBidi" w:eastAsia="Simplified Arabic" w:hAnsiTheme="majorBidi" w:cstheme="majorBidi" w:hint="cs"/>
          <w:sz w:val="32"/>
          <w:szCs w:val="32"/>
          <w:rtl/>
        </w:rPr>
        <w:t>ا</w:t>
      </w:r>
      <w:r w:rsidRPr="00552C1C">
        <w:rPr>
          <w:rFonts w:asciiTheme="majorBidi" w:eastAsia="Simplified Arabic" w:hAnsiTheme="majorBidi" w:cstheme="majorBidi"/>
          <w:sz w:val="32"/>
          <w:szCs w:val="32"/>
          <w:rtl/>
        </w:rPr>
        <w:t xml:space="preserve"> على دعمكم المستمر لنا ...</w:t>
      </w:r>
    </w:p>
    <w:p w14:paraId="1C4D57A5" w14:textId="3BE5EB97" w:rsidR="00E917AA" w:rsidRPr="00552C1C" w:rsidRDefault="00E917AA" w:rsidP="00473174">
      <w:pPr>
        <w:spacing w:after="0" w:line="369" w:lineRule="auto"/>
        <w:ind w:left="2806" w:right="598" w:hanging="2377"/>
        <w:jc w:val="center"/>
        <w:rPr>
          <w:rFonts w:asciiTheme="majorBidi" w:hAnsiTheme="majorBidi" w:cstheme="majorBidi"/>
          <w:sz w:val="32"/>
          <w:szCs w:val="32"/>
          <w:rtl/>
        </w:rPr>
      </w:pPr>
      <w:r w:rsidRPr="00552C1C">
        <w:rPr>
          <w:rFonts w:asciiTheme="majorBidi" w:eastAsia="Simplified Arabic" w:hAnsiTheme="majorBidi" w:cstheme="majorBidi"/>
          <w:sz w:val="32"/>
          <w:szCs w:val="32"/>
          <w:rtl/>
        </w:rPr>
        <w:t>علينا دائماً ان نشكر ونقدر من قدموا لنا المساعدة ومدوا لنا يد العون عند</w:t>
      </w:r>
      <w:r w:rsidR="00473174">
        <w:rPr>
          <w:rFonts w:asciiTheme="majorBidi" w:eastAsia="Simplified Arabic" w:hAnsiTheme="majorBidi" w:cstheme="majorBidi" w:hint="cs"/>
          <w:sz w:val="32"/>
          <w:szCs w:val="32"/>
          <w:rtl/>
        </w:rPr>
        <w:t xml:space="preserve"> </w:t>
      </w:r>
      <w:r w:rsidRPr="00552C1C">
        <w:rPr>
          <w:rFonts w:asciiTheme="majorBidi" w:eastAsia="Simplified Arabic" w:hAnsiTheme="majorBidi" w:cstheme="majorBidi"/>
          <w:sz w:val="32"/>
          <w:szCs w:val="32"/>
          <w:rtl/>
        </w:rPr>
        <w:t>حاجتنا لمن وقفوا بجانبنا وعلينا ان نبوح لهم دوماً عن فرحنا بوجودهم وتقديرنا لمساندتهم.</w:t>
      </w:r>
    </w:p>
    <w:p w14:paraId="5E2808F1" w14:textId="7E8BD87E" w:rsidR="00E917AA" w:rsidRPr="00552C1C" w:rsidRDefault="00E917AA" w:rsidP="00473174">
      <w:pPr>
        <w:bidi w:val="0"/>
        <w:spacing w:after="192"/>
        <w:ind w:right="874"/>
        <w:jc w:val="center"/>
        <w:rPr>
          <w:rFonts w:asciiTheme="majorBidi" w:hAnsiTheme="majorBidi" w:cstheme="majorBidi"/>
          <w:sz w:val="32"/>
          <w:szCs w:val="32"/>
        </w:rPr>
      </w:pPr>
      <w:r w:rsidRPr="00552C1C">
        <w:rPr>
          <w:rFonts w:asciiTheme="majorBidi" w:eastAsia="Simplified Arabic" w:hAnsiTheme="majorBidi" w:cstheme="majorBidi"/>
          <w:sz w:val="32"/>
          <w:szCs w:val="32"/>
        </w:rPr>
        <w:t>* **</w:t>
      </w:r>
    </w:p>
    <w:p w14:paraId="40EBE1A3" w14:textId="25014E75" w:rsidR="00E917AA" w:rsidRPr="00552C1C" w:rsidRDefault="00E917AA" w:rsidP="00473174">
      <w:pPr>
        <w:spacing w:after="4" w:line="359" w:lineRule="auto"/>
        <w:ind w:left="1356" w:right="619" w:hanging="155"/>
        <w:jc w:val="center"/>
        <w:rPr>
          <w:rFonts w:asciiTheme="majorBidi" w:hAnsiTheme="majorBidi" w:cstheme="majorBidi"/>
          <w:sz w:val="32"/>
          <w:szCs w:val="32"/>
        </w:rPr>
      </w:pPr>
      <w:r w:rsidRPr="00552C1C">
        <w:rPr>
          <w:rFonts w:asciiTheme="majorBidi" w:eastAsia="Simplified Arabic" w:hAnsiTheme="majorBidi" w:cstheme="majorBidi"/>
          <w:sz w:val="32"/>
          <w:szCs w:val="32"/>
          <w:rtl/>
        </w:rPr>
        <w:t>نتقدم بجزيل الشكر والتقدير الى جميع أعضاء هيئة التدريس على كل ما قدموه لنا من توجيهات ومعلومات قيمه ساهمت في اثر</w:t>
      </w:r>
      <w:r w:rsidRPr="00552C1C">
        <w:rPr>
          <w:rFonts w:asciiTheme="majorBidi" w:eastAsia="Simplified Arabic" w:hAnsiTheme="majorBidi" w:cstheme="majorBidi" w:hint="cs"/>
          <w:sz w:val="32"/>
          <w:szCs w:val="32"/>
          <w:rtl/>
        </w:rPr>
        <w:t>ا</w:t>
      </w:r>
      <w:r w:rsidRPr="00552C1C">
        <w:rPr>
          <w:rFonts w:asciiTheme="majorBidi" w:eastAsia="Simplified Arabic" w:hAnsiTheme="majorBidi" w:cstheme="majorBidi"/>
          <w:sz w:val="32"/>
          <w:szCs w:val="32"/>
          <w:rtl/>
        </w:rPr>
        <w:t>ء موضوع د</w:t>
      </w:r>
      <w:r w:rsidR="00FF61B6" w:rsidRPr="00552C1C">
        <w:rPr>
          <w:rFonts w:asciiTheme="majorBidi" w:eastAsia="Simplified Arabic" w:hAnsiTheme="majorBidi" w:cstheme="majorBidi" w:hint="cs"/>
          <w:sz w:val="32"/>
          <w:szCs w:val="32"/>
          <w:rtl/>
        </w:rPr>
        <w:t>را</w:t>
      </w:r>
      <w:r w:rsidRPr="00552C1C">
        <w:rPr>
          <w:rFonts w:asciiTheme="majorBidi" w:eastAsia="Simplified Arabic" w:hAnsiTheme="majorBidi" w:cstheme="majorBidi"/>
          <w:sz w:val="32"/>
          <w:szCs w:val="32"/>
          <w:rtl/>
        </w:rPr>
        <w:t>ستنا في جوانبها المختلفة.</w:t>
      </w:r>
    </w:p>
    <w:p w14:paraId="343C0D1F" w14:textId="72C24587" w:rsidR="00E917AA" w:rsidRPr="00552C1C" w:rsidRDefault="00E917AA" w:rsidP="00473174">
      <w:pPr>
        <w:spacing w:after="193"/>
        <w:ind w:left="1428" w:right="675" w:hanging="10"/>
        <w:jc w:val="center"/>
        <w:rPr>
          <w:rFonts w:asciiTheme="majorBidi" w:hAnsiTheme="majorBidi" w:cstheme="majorBidi"/>
          <w:sz w:val="32"/>
          <w:szCs w:val="32"/>
        </w:rPr>
      </w:pPr>
      <w:r w:rsidRPr="00552C1C">
        <w:rPr>
          <w:rFonts w:asciiTheme="majorBidi" w:eastAsia="Simplified Arabic" w:hAnsiTheme="majorBidi" w:cstheme="majorBidi"/>
          <w:sz w:val="32"/>
          <w:szCs w:val="32"/>
          <w:rtl/>
        </w:rPr>
        <w:t>وكذلك نوجه الشكر لكل من وقف بجانبنا لكي نكمل د</w:t>
      </w:r>
      <w:r w:rsidR="00FF61B6" w:rsidRPr="00552C1C">
        <w:rPr>
          <w:rFonts w:asciiTheme="majorBidi" w:eastAsia="Simplified Arabic" w:hAnsiTheme="majorBidi" w:cstheme="majorBidi" w:hint="cs"/>
          <w:sz w:val="32"/>
          <w:szCs w:val="32"/>
          <w:rtl/>
        </w:rPr>
        <w:t>را</w:t>
      </w:r>
      <w:r w:rsidRPr="00552C1C">
        <w:rPr>
          <w:rFonts w:asciiTheme="majorBidi" w:eastAsia="Simplified Arabic" w:hAnsiTheme="majorBidi" w:cstheme="majorBidi"/>
          <w:sz w:val="32"/>
          <w:szCs w:val="32"/>
          <w:rtl/>
        </w:rPr>
        <w:t>ستنا بجد واجتهاد.</w:t>
      </w:r>
    </w:p>
    <w:p w14:paraId="7ED02F1B" w14:textId="21F24893" w:rsidR="00755B15" w:rsidRPr="00552C1C" w:rsidRDefault="00E917AA" w:rsidP="00473174">
      <w:pPr>
        <w:spacing w:after="328" w:line="358" w:lineRule="auto"/>
        <w:ind w:left="1418" w:right="589"/>
        <w:jc w:val="center"/>
        <w:rPr>
          <w:rFonts w:asciiTheme="majorBidi" w:eastAsia="Simplified Arabic" w:hAnsiTheme="majorBidi" w:cstheme="majorBidi"/>
          <w:sz w:val="32"/>
          <w:szCs w:val="32"/>
          <w:rtl/>
        </w:rPr>
      </w:pPr>
      <w:r w:rsidRPr="00552C1C">
        <w:rPr>
          <w:rFonts w:asciiTheme="majorBidi" w:eastAsia="Simplified Arabic" w:hAnsiTheme="majorBidi" w:cstheme="majorBidi"/>
          <w:sz w:val="32"/>
          <w:szCs w:val="32"/>
          <w:rtl/>
        </w:rPr>
        <w:t xml:space="preserve">وكذلك من وقف بجانبنا من أهلنا والذين عانو الكثير بسببنا </w:t>
      </w:r>
      <w:r w:rsidRPr="00552C1C">
        <w:rPr>
          <w:rFonts w:asciiTheme="majorBidi" w:eastAsia="Simplified Arabic" w:hAnsiTheme="majorBidi" w:cstheme="majorBidi" w:hint="cs"/>
          <w:sz w:val="32"/>
          <w:szCs w:val="32"/>
          <w:rtl/>
        </w:rPr>
        <w:t>فجزا</w:t>
      </w:r>
      <w:r w:rsidRPr="00552C1C">
        <w:rPr>
          <w:rFonts w:asciiTheme="majorBidi" w:eastAsia="Simplified Arabic" w:hAnsiTheme="majorBidi" w:cstheme="majorBidi"/>
          <w:sz w:val="32"/>
          <w:szCs w:val="32"/>
          <w:rtl/>
        </w:rPr>
        <w:t>هم الل</w:t>
      </w:r>
      <w:r w:rsidRPr="00552C1C">
        <w:rPr>
          <w:rFonts w:asciiTheme="majorBidi" w:eastAsia="Simplified Arabic" w:hAnsiTheme="majorBidi" w:cstheme="majorBidi" w:hint="cs"/>
          <w:sz w:val="32"/>
          <w:szCs w:val="32"/>
          <w:rtl/>
        </w:rPr>
        <w:t>ه</w:t>
      </w:r>
      <w:r w:rsidRPr="00552C1C">
        <w:rPr>
          <w:rFonts w:asciiTheme="majorBidi" w:eastAsia="Simplified Arabic" w:hAnsiTheme="majorBidi" w:cstheme="majorBidi"/>
          <w:sz w:val="32"/>
          <w:szCs w:val="32"/>
          <w:rtl/>
        </w:rPr>
        <w:t xml:space="preserve"> كل الخير وجعلنا دوماً عند حسن ظنهم بنا.</w:t>
      </w:r>
    </w:p>
    <w:p w14:paraId="6507B9B7" w14:textId="77777777" w:rsidR="00755B15" w:rsidRDefault="00755B15">
      <w:pPr>
        <w:bidi w:val="0"/>
        <w:rPr>
          <w:rFonts w:asciiTheme="majorBidi" w:eastAsia="Simplified Arabic" w:hAnsiTheme="majorBidi" w:cstheme="majorBidi"/>
          <w:sz w:val="28"/>
          <w:szCs w:val="28"/>
        </w:rPr>
      </w:pPr>
      <w:r>
        <w:rPr>
          <w:rFonts w:asciiTheme="majorBidi" w:eastAsia="Simplified Arabic" w:hAnsiTheme="majorBidi" w:cstheme="majorBidi"/>
          <w:sz w:val="28"/>
          <w:szCs w:val="28"/>
          <w:rtl/>
        </w:rPr>
        <w:br w:type="page"/>
      </w:r>
    </w:p>
    <w:p w14:paraId="215B01C6" w14:textId="7D6E102E" w:rsidR="00E917AA" w:rsidRDefault="00673BF9" w:rsidP="00E917AA">
      <w:pPr>
        <w:spacing w:after="328" w:line="358" w:lineRule="auto"/>
        <w:ind w:left="1428" w:right="589" w:hanging="10"/>
        <w:jc w:val="center"/>
        <w:rPr>
          <w:rFonts w:asciiTheme="majorBidi" w:hAnsiTheme="majorBidi" w:cstheme="majorBidi"/>
          <w:b/>
          <w:bCs/>
          <w:sz w:val="52"/>
          <w:szCs w:val="52"/>
          <w:rtl/>
        </w:rPr>
      </w:pPr>
      <w:r>
        <w:rPr>
          <w:rFonts w:asciiTheme="majorBidi" w:hAnsiTheme="majorBidi" w:cstheme="majorBidi" w:hint="cs"/>
          <w:b/>
          <w:bCs/>
          <w:sz w:val="52"/>
          <w:szCs w:val="52"/>
          <w:rtl/>
        </w:rPr>
        <w:t>شهادة المشرف</w:t>
      </w:r>
    </w:p>
    <w:p w14:paraId="109B29F7" w14:textId="370146A7" w:rsidR="00673BF9" w:rsidRPr="00473174" w:rsidRDefault="00673BF9" w:rsidP="00473174">
      <w:pPr>
        <w:jc w:val="center"/>
        <w:rPr>
          <w:b/>
          <w:bCs/>
          <w:color w:val="000000" w:themeColor="text1"/>
          <w:sz w:val="28"/>
          <w:szCs w:val="28"/>
          <w:rtl/>
        </w:rPr>
      </w:pPr>
      <w:r w:rsidRPr="00473174">
        <w:rPr>
          <w:rFonts w:asciiTheme="majorBidi" w:hAnsiTheme="majorBidi" w:cstheme="majorBidi" w:hint="cs"/>
          <w:b/>
          <w:bCs/>
          <w:sz w:val="28"/>
          <w:szCs w:val="28"/>
          <w:rtl/>
        </w:rPr>
        <w:t xml:space="preserve">أشهد بأن تحضير هذا المشروع المعنون </w:t>
      </w:r>
      <w:proofErr w:type="gramStart"/>
      <w:r w:rsidRPr="00473174">
        <w:rPr>
          <w:rFonts w:asciiTheme="majorBidi" w:hAnsiTheme="majorBidi" w:cstheme="majorBidi" w:hint="cs"/>
          <w:b/>
          <w:bCs/>
          <w:sz w:val="28"/>
          <w:szCs w:val="28"/>
          <w:rtl/>
        </w:rPr>
        <w:t>ب"</w:t>
      </w:r>
      <w:proofErr w:type="gramEnd"/>
      <w:r w:rsidRPr="00473174">
        <w:rPr>
          <w:rFonts w:hint="cs"/>
          <w:b/>
          <w:bCs/>
          <w:color w:val="000000" w:themeColor="text1"/>
          <w:sz w:val="56"/>
          <w:szCs w:val="56"/>
          <w:rtl/>
        </w:rPr>
        <w:t xml:space="preserve"> </w:t>
      </w:r>
      <w:r w:rsidR="00E71EBC" w:rsidRPr="00473174">
        <w:rPr>
          <w:rFonts w:hint="cs"/>
          <w:b/>
          <w:bCs/>
          <w:color w:val="000000" w:themeColor="text1"/>
          <w:sz w:val="28"/>
          <w:szCs w:val="28"/>
          <w:rtl/>
        </w:rPr>
        <w:t xml:space="preserve">منصة القضاء </w:t>
      </w:r>
      <w:proofErr w:type="gramStart"/>
      <w:r w:rsidR="00E71EBC" w:rsidRPr="00473174">
        <w:rPr>
          <w:rFonts w:hint="cs"/>
          <w:b/>
          <w:bCs/>
          <w:color w:val="000000" w:themeColor="text1"/>
          <w:sz w:val="28"/>
          <w:szCs w:val="28"/>
          <w:rtl/>
        </w:rPr>
        <w:t>الذكي</w:t>
      </w:r>
      <w:r w:rsidRPr="00473174">
        <w:rPr>
          <w:rFonts w:hint="cs"/>
          <w:b/>
          <w:bCs/>
          <w:color w:val="000000" w:themeColor="text1"/>
          <w:sz w:val="28"/>
          <w:szCs w:val="28"/>
          <w:rtl/>
        </w:rPr>
        <w:t>(</w:t>
      </w:r>
      <w:proofErr w:type="gramEnd"/>
      <w:r w:rsidR="00E71EBC" w:rsidRPr="00473174">
        <w:rPr>
          <w:rFonts w:hint="cs"/>
          <w:b/>
          <w:bCs/>
          <w:color w:val="000000" w:themeColor="text1"/>
          <w:sz w:val="28"/>
          <w:szCs w:val="28"/>
          <w:rtl/>
        </w:rPr>
        <w:t>منصة</w:t>
      </w:r>
      <w:r w:rsidR="00473174" w:rsidRPr="00473174">
        <w:rPr>
          <w:rFonts w:hint="cs"/>
          <w:b/>
          <w:bCs/>
          <w:color w:val="000000" w:themeColor="text1"/>
          <w:sz w:val="28"/>
          <w:szCs w:val="28"/>
          <w:rtl/>
        </w:rPr>
        <w:t xml:space="preserve"> </w:t>
      </w:r>
      <w:r w:rsidRPr="00473174">
        <w:rPr>
          <w:rFonts w:hint="cs"/>
          <w:b/>
          <w:bCs/>
          <w:color w:val="000000" w:themeColor="text1"/>
          <w:sz w:val="28"/>
          <w:szCs w:val="28"/>
          <w:rtl/>
        </w:rPr>
        <w:t>خدمي)"</w:t>
      </w:r>
    </w:p>
    <w:p w14:paraId="651C6476" w14:textId="2D1A2536" w:rsidR="00545372" w:rsidRDefault="00673BF9" w:rsidP="00E60441">
      <w:pPr>
        <w:jc w:val="center"/>
        <w:rPr>
          <w:b/>
          <w:bCs/>
          <w:color w:val="000000" w:themeColor="text1"/>
          <w:sz w:val="32"/>
          <w:szCs w:val="32"/>
          <w:rtl/>
        </w:rPr>
      </w:pPr>
      <w:r>
        <w:rPr>
          <w:rFonts w:hint="cs"/>
          <w:b/>
          <w:bCs/>
          <w:color w:val="000000" w:themeColor="text1"/>
          <w:sz w:val="32"/>
          <w:szCs w:val="32"/>
          <w:rtl/>
        </w:rPr>
        <w:t>الذي أعده الط</w:t>
      </w:r>
      <w:r w:rsidR="00E71EBC">
        <w:rPr>
          <w:rFonts w:hint="cs"/>
          <w:b/>
          <w:bCs/>
          <w:color w:val="000000" w:themeColor="text1"/>
          <w:sz w:val="32"/>
          <w:szCs w:val="32"/>
          <w:rtl/>
        </w:rPr>
        <w:t>لاب</w:t>
      </w:r>
      <w:r>
        <w:rPr>
          <w:rFonts w:hint="cs"/>
          <w:b/>
          <w:bCs/>
          <w:color w:val="000000" w:themeColor="text1"/>
          <w:sz w:val="32"/>
          <w:szCs w:val="32"/>
          <w:rtl/>
        </w:rPr>
        <w:t xml:space="preserve"> " </w:t>
      </w:r>
      <w:r w:rsidR="00E71EBC">
        <w:rPr>
          <w:rFonts w:hint="cs"/>
          <w:b/>
          <w:bCs/>
          <w:color w:val="000000" w:themeColor="text1"/>
          <w:sz w:val="32"/>
          <w:szCs w:val="32"/>
          <w:rtl/>
        </w:rPr>
        <w:t xml:space="preserve">محمد صالح محمد </w:t>
      </w:r>
      <w:proofErr w:type="gramStart"/>
      <w:r w:rsidR="00E71EBC">
        <w:rPr>
          <w:rFonts w:hint="cs"/>
          <w:b/>
          <w:bCs/>
          <w:color w:val="000000" w:themeColor="text1"/>
          <w:sz w:val="32"/>
          <w:szCs w:val="32"/>
          <w:rtl/>
        </w:rPr>
        <w:t>المنبه</w:t>
      </w:r>
      <w:r w:rsidR="00361399">
        <w:rPr>
          <w:rFonts w:hint="cs"/>
          <w:b/>
          <w:bCs/>
          <w:color w:val="000000" w:themeColor="text1"/>
          <w:sz w:val="32"/>
          <w:szCs w:val="32"/>
          <w:rtl/>
        </w:rPr>
        <w:t>,</w:t>
      </w:r>
      <w:proofErr w:type="gramEnd"/>
      <w:r w:rsidR="00361399">
        <w:rPr>
          <w:rFonts w:hint="cs"/>
          <w:b/>
          <w:bCs/>
          <w:color w:val="000000" w:themeColor="text1"/>
          <w:sz w:val="32"/>
          <w:szCs w:val="32"/>
          <w:rtl/>
        </w:rPr>
        <w:t xml:space="preserve"> </w:t>
      </w:r>
      <w:r w:rsidR="00E71EBC">
        <w:rPr>
          <w:rFonts w:hint="cs"/>
          <w:b/>
          <w:bCs/>
          <w:color w:val="000000" w:themeColor="text1"/>
          <w:sz w:val="32"/>
          <w:szCs w:val="32"/>
          <w:rtl/>
        </w:rPr>
        <w:t xml:space="preserve">احمد محمود </w:t>
      </w:r>
      <w:proofErr w:type="spellStart"/>
      <w:proofErr w:type="gramStart"/>
      <w:r w:rsidR="00E71EBC">
        <w:rPr>
          <w:rFonts w:hint="cs"/>
          <w:b/>
          <w:bCs/>
          <w:color w:val="000000" w:themeColor="text1"/>
          <w:sz w:val="32"/>
          <w:szCs w:val="32"/>
          <w:rtl/>
        </w:rPr>
        <w:t>الدوبحي</w:t>
      </w:r>
      <w:proofErr w:type="spellEnd"/>
      <w:r w:rsidR="00E71EBC">
        <w:rPr>
          <w:rFonts w:hint="cs"/>
          <w:b/>
          <w:bCs/>
          <w:color w:val="000000" w:themeColor="text1"/>
          <w:sz w:val="32"/>
          <w:szCs w:val="32"/>
          <w:rtl/>
        </w:rPr>
        <w:t xml:space="preserve"> ,</w:t>
      </w:r>
      <w:proofErr w:type="gramEnd"/>
      <w:r w:rsidR="00E71EBC">
        <w:rPr>
          <w:rFonts w:hint="cs"/>
          <w:b/>
          <w:bCs/>
          <w:color w:val="000000" w:themeColor="text1"/>
          <w:sz w:val="32"/>
          <w:szCs w:val="32"/>
          <w:rtl/>
        </w:rPr>
        <w:t xml:space="preserve">        محمد عبد الاله الشامي</w:t>
      </w:r>
    </w:p>
    <w:p w14:paraId="58CE836A" w14:textId="6F145AE3" w:rsidR="00673BF9" w:rsidRDefault="00673BF9" w:rsidP="00E60441">
      <w:pPr>
        <w:jc w:val="center"/>
        <w:rPr>
          <w:b/>
          <w:bCs/>
          <w:color w:val="000000" w:themeColor="text1"/>
          <w:sz w:val="32"/>
          <w:szCs w:val="32"/>
          <w:rtl/>
        </w:rPr>
      </w:pPr>
      <w:r>
        <w:rPr>
          <w:rFonts w:hint="cs"/>
          <w:b/>
          <w:bCs/>
          <w:color w:val="000000" w:themeColor="text1"/>
          <w:sz w:val="32"/>
          <w:szCs w:val="32"/>
          <w:rtl/>
        </w:rPr>
        <w:t xml:space="preserve">تحت أشرافي في </w:t>
      </w:r>
      <w:r w:rsidR="006F5806">
        <w:rPr>
          <w:rFonts w:hint="cs"/>
          <w:b/>
          <w:bCs/>
          <w:color w:val="000000" w:themeColor="text1"/>
          <w:sz w:val="32"/>
          <w:szCs w:val="32"/>
          <w:rtl/>
        </w:rPr>
        <w:t>قسم "تكنولوجيا المعلومات "</w:t>
      </w:r>
    </w:p>
    <w:p w14:paraId="7AEFB0F8" w14:textId="56665791" w:rsidR="006F5806" w:rsidRDefault="006F5806" w:rsidP="00E60441">
      <w:pPr>
        <w:jc w:val="center"/>
        <w:rPr>
          <w:b/>
          <w:bCs/>
          <w:color w:val="000000" w:themeColor="text1"/>
          <w:sz w:val="32"/>
          <w:szCs w:val="32"/>
          <w:rtl/>
        </w:rPr>
      </w:pPr>
      <w:r>
        <w:rPr>
          <w:rFonts w:hint="cs"/>
          <w:b/>
          <w:bCs/>
          <w:color w:val="000000" w:themeColor="text1"/>
          <w:sz w:val="32"/>
          <w:szCs w:val="32"/>
          <w:rtl/>
        </w:rPr>
        <w:t>وذلك كجزء جزئي من متطلبات الحصول على درجة البكالوريوس في تخصص " تكنولوجيا المعلومات"</w:t>
      </w:r>
    </w:p>
    <w:p w14:paraId="2F3A4805" w14:textId="69E9A255" w:rsidR="006F5806" w:rsidRDefault="006F5806" w:rsidP="00673BF9">
      <w:pPr>
        <w:jc w:val="center"/>
        <w:rPr>
          <w:b/>
          <w:bCs/>
          <w:color w:val="000000" w:themeColor="text1"/>
          <w:sz w:val="32"/>
          <w:szCs w:val="32"/>
          <w:rtl/>
        </w:rPr>
      </w:pPr>
    </w:p>
    <w:p w14:paraId="430591C3" w14:textId="47B5BB7C" w:rsidR="006F5806" w:rsidRDefault="006F5806" w:rsidP="00673BF9">
      <w:pPr>
        <w:jc w:val="center"/>
        <w:rPr>
          <w:b/>
          <w:bCs/>
          <w:color w:val="000000" w:themeColor="text1"/>
          <w:sz w:val="32"/>
          <w:szCs w:val="32"/>
          <w:rtl/>
        </w:rPr>
      </w:pPr>
    </w:p>
    <w:p w14:paraId="21E64F21" w14:textId="1B76589E" w:rsidR="006F5806" w:rsidRDefault="006F5806" w:rsidP="00673BF9">
      <w:pPr>
        <w:jc w:val="center"/>
        <w:rPr>
          <w:b/>
          <w:bCs/>
          <w:color w:val="000000" w:themeColor="text1"/>
          <w:sz w:val="32"/>
          <w:szCs w:val="32"/>
          <w:rtl/>
        </w:rPr>
      </w:pPr>
    </w:p>
    <w:p w14:paraId="26325EA5" w14:textId="55F5DA9B" w:rsidR="006F5806" w:rsidRDefault="006F5806" w:rsidP="006F5806">
      <w:pPr>
        <w:jc w:val="right"/>
        <w:rPr>
          <w:b/>
          <w:bCs/>
          <w:color w:val="000000" w:themeColor="text1"/>
          <w:sz w:val="32"/>
          <w:szCs w:val="32"/>
          <w:rtl/>
        </w:rPr>
      </w:pPr>
      <w:r>
        <w:rPr>
          <w:rFonts w:hint="cs"/>
          <w:b/>
          <w:bCs/>
          <w:color w:val="000000" w:themeColor="text1"/>
          <w:sz w:val="32"/>
          <w:szCs w:val="32"/>
          <w:rtl/>
        </w:rPr>
        <w:t>اسم المشرف د/</w:t>
      </w:r>
      <w:r w:rsidR="00E71EBC">
        <w:rPr>
          <w:rFonts w:hint="cs"/>
          <w:b/>
          <w:bCs/>
          <w:color w:val="000000" w:themeColor="text1"/>
          <w:sz w:val="32"/>
          <w:szCs w:val="32"/>
          <w:rtl/>
        </w:rPr>
        <w:t xml:space="preserve">عبد الحميد </w:t>
      </w:r>
      <w:proofErr w:type="spellStart"/>
      <w:r w:rsidR="00E71EBC">
        <w:rPr>
          <w:rFonts w:hint="cs"/>
          <w:b/>
          <w:bCs/>
          <w:color w:val="000000" w:themeColor="text1"/>
          <w:sz w:val="32"/>
          <w:szCs w:val="32"/>
          <w:rtl/>
        </w:rPr>
        <w:t>الوهباني</w:t>
      </w:r>
      <w:proofErr w:type="spellEnd"/>
    </w:p>
    <w:p w14:paraId="71A3886D" w14:textId="589C722D" w:rsidR="006F5806" w:rsidRDefault="006F5806" w:rsidP="006F5806">
      <w:pPr>
        <w:jc w:val="center"/>
        <w:rPr>
          <w:b/>
          <w:bCs/>
          <w:color w:val="000000" w:themeColor="text1"/>
          <w:sz w:val="32"/>
          <w:szCs w:val="32"/>
          <w:rtl/>
        </w:rPr>
      </w:pPr>
      <w:r>
        <w:rPr>
          <w:rFonts w:hint="cs"/>
          <w:b/>
          <w:bCs/>
          <w:color w:val="000000" w:themeColor="text1"/>
          <w:sz w:val="32"/>
          <w:szCs w:val="32"/>
          <w:rtl/>
        </w:rPr>
        <w:t>توقيع/</w:t>
      </w:r>
    </w:p>
    <w:p w14:paraId="04D51513" w14:textId="7D961C84" w:rsidR="006F5806" w:rsidRDefault="006F5806" w:rsidP="006F5806">
      <w:pPr>
        <w:jc w:val="center"/>
        <w:rPr>
          <w:b/>
          <w:bCs/>
          <w:color w:val="000000" w:themeColor="text1"/>
          <w:sz w:val="32"/>
          <w:szCs w:val="32"/>
          <w:rtl/>
        </w:rPr>
      </w:pPr>
    </w:p>
    <w:p w14:paraId="02D0F103" w14:textId="3DEF6D21" w:rsidR="00F553C0" w:rsidRDefault="006F5806" w:rsidP="006F5806">
      <w:pPr>
        <w:jc w:val="center"/>
        <w:rPr>
          <w:b/>
          <w:bCs/>
          <w:color w:val="000000" w:themeColor="text1"/>
          <w:sz w:val="32"/>
          <w:szCs w:val="32"/>
          <w:rtl/>
        </w:rPr>
      </w:pPr>
      <w:r>
        <w:rPr>
          <w:rFonts w:hint="cs"/>
          <w:b/>
          <w:bCs/>
          <w:color w:val="000000" w:themeColor="text1"/>
          <w:sz w:val="32"/>
          <w:szCs w:val="32"/>
          <w:rtl/>
        </w:rPr>
        <w:t>تاريخ/</w:t>
      </w:r>
    </w:p>
    <w:p w14:paraId="253A55FE" w14:textId="77777777" w:rsidR="00F553C0" w:rsidRDefault="00F553C0">
      <w:pPr>
        <w:bidi w:val="0"/>
        <w:rPr>
          <w:b/>
          <w:bCs/>
          <w:color w:val="000000" w:themeColor="text1"/>
          <w:sz w:val="32"/>
          <w:szCs w:val="32"/>
        </w:rPr>
      </w:pPr>
      <w:r>
        <w:rPr>
          <w:b/>
          <w:bCs/>
          <w:color w:val="000000" w:themeColor="text1"/>
          <w:sz w:val="32"/>
          <w:szCs w:val="32"/>
          <w:rtl/>
        </w:rPr>
        <w:br w:type="page"/>
      </w:r>
    </w:p>
    <w:p w14:paraId="347314BD" w14:textId="0C678E15" w:rsidR="006F5806" w:rsidRDefault="00F553C0" w:rsidP="006F5806">
      <w:pPr>
        <w:jc w:val="center"/>
        <w:rPr>
          <w:b/>
          <w:bCs/>
          <w:color w:val="000000" w:themeColor="text1"/>
          <w:sz w:val="48"/>
          <w:szCs w:val="48"/>
          <w:rtl/>
        </w:rPr>
      </w:pPr>
      <w:r w:rsidRPr="00F553C0">
        <w:rPr>
          <w:rFonts w:hint="cs"/>
          <w:b/>
          <w:bCs/>
          <w:color w:val="000000" w:themeColor="text1"/>
          <w:sz w:val="48"/>
          <w:szCs w:val="48"/>
          <w:rtl/>
        </w:rPr>
        <w:t>لجنة المناقشة</w:t>
      </w:r>
    </w:p>
    <w:p w14:paraId="7BC279DB" w14:textId="6EC9ADEB" w:rsidR="00F553C0" w:rsidRDefault="00F553C0" w:rsidP="006F5806">
      <w:pPr>
        <w:jc w:val="center"/>
        <w:rPr>
          <w:b/>
          <w:bCs/>
          <w:color w:val="000000" w:themeColor="text1"/>
          <w:sz w:val="48"/>
          <w:szCs w:val="48"/>
          <w:rtl/>
        </w:rPr>
      </w:pPr>
    </w:p>
    <w:p w14:paraId="55DC2D6F" w14:textId="47003DCC" w:rsidR="00F553C0" w:rsidRDefault="00F553C0" w:rsidP="00473174">
      <w:pPr>
        <w:rPr>
          <w:b/>
          <w:bCs/>
          <w:color w:val="000000" w:themeColor="text1"/>
          <w:sz w:val="32"/>
          <w:szCs w:val="32"/>
          <w:rtl/>
        </w:rPr>
      </w:pPr>
      <w:r>
        <w:rPr>
          <w:rFonts w:hint="cs"/>
          <w:b/>
          <w:bCs/>
          <w:color w:val="000000" w:themeColor="text1"/>
          <w:sz w:val="32"/>
          <w:szCs w:val="32"/>
          <w:rtl/>
        </w:rPr>
        <w:t xml:space="preserve">عنوان </w:t>
      </w:r>
      <w:proofErr w:type="gramStart"/>
      <w:r>
        <w:rPr>
          <w:rFonts w:hint="cs"/>
          <w:b/>
          <w:bCs/>
          <w:color w:val="000000" w:themeColor="text1"/>
          <w:sz w:val="32"/>
          <w:szCs w:val="32"/>
          <w:rtl/>
        </w:rPr>
        <w:t>المشروع :</w:t>
      </w:r>
      <w:proofErr w:type="gramEnd"/>
      <w:r>
        <w:rPr>
          <w:rFonts w:hint="cs"/>
          <w:b/>
          <w:bCs/>
          <w:color w:val="000000" w:themeColor="text1"/>
          <w:sz w:val="32"/>
          <w:szCs w:val="32"/>
          <w:rtl/>
        </w:rPr>
        <w:t xml:space="preserve">  </w:t>
      </w:r>
      <w:r w:rsidR="00E71EBC">
        <w:rPr>
          <w:rFonts w:hint="cs"/>
          <w:b/>
          <w:bCs/>
          <w:color w:val="000000" w:themeColor="text1"/>
          <w:sz w:val="32"/>
          <w:szCs w:val="32"/>
          <w:rtl/>
        </w:rPr>
        <w:t>منصة القضاء الذكي</w:t>
      </w:r>
    </w:p>
    <w:p w14:paraId="612C6834" w14:textId="089E071A" w:rsidR="00F553C0" w:rsidRDefault="00F553C0" w:rsidP="00F553C0">
      <w:pPr>
        <w:rPr>
          <w:b/>
          <w:bCs/>
          <w:color w:val="000000" w:themeColor="text1"/>
          <w:sz w:val="32"/>
          <w:szCs w:val="32"/>
          <w:u w:val="single"/>
          <w:rtl/>
        </w:rPr>
      </w:pPr>
      <w:r>
        <w:rPr>
          <w:rFonts w:hint="cs"/>
          <w:b/>
          <w:bCs/>
          <w:color w:val="000000" w:themeColor="text1"/>
          <w:sz w:val="32"/>
          <w:szCs w:val="32"/>
          <w:rtl/>
        </w:rPr>
        <w:t>ا</w:t>
      </w:r>
      <w:r>
        <w:rPr>
          <w:rFonts w:hint="cs"/>
          <w:b/>
          <w:bCs/>
          <w:color w:val="000000" w:themeColor="text1"/>
          <w:sz w:val="32"/>
          <w:szCs w:val="32"/>
          <w:u w:val="single"/>
          <w:rtl/>
        </w:rPr>
        <w:t>لمشرف</w:t>
      </w:r>
    </w:p>
    <w:tbl>
      <w:tblPr>
        <w:tblStyle w:val="af0"/>
        <w:bidiVisual/>
        <w:tblW w:w="8355" w:type="dxa"/>
        <w:tblInd w:w="63" w:type="dxa"/>
        <w:tblLook w:val="04A0" w:firstRow="1" w:lastRow="0" w:firstColumn="1" w:lastColumn="0" w:noHBand="0" w:noVBand="1"/>
      </w:tblPr>
      <w:tblGrid>
        <w:gridCol w:w="456"/>
        <w:gridCol w:w="3692"/>
        <w:gridCol w:w="2027"/>
        <w:gridCol w:w="2180"/>
      </w:tblGrid>
      <w:tr w:rsidR="00F553C0" w14:paraId="346C2702" w14:textId="77777777" w:rsidTr="00E60441">
        <w:trPr>
          <w:trHeight w:val="506"/>
        </w:trPr>
        <w:tc>
          <w:tcPr>
            <w:tcW w:w="456" w:type="dxa"/>
          </w:tcPr>
          <w:p w14:paraId="1268D3E1" w14:textId="1A3A0AEC" w:rsidR="00F553C0" w:rsidRDefault="00F553C0" w:rsidP="00F553C0">
            <w:pPr>
              <w:rPr>
                <w:b/>
                <w:bCs/>
                <w:color w:val="000000" w:themeColor="text1"/>
                <w:sz w:val="32"/>
                <w:szCs w:val="32"/>
                <w:u w:val="single"/>
                <w:rtl/>
              </w:rPr>
            </w:pPr>
            <w:r>
              <w:rPr>
                <w:rFonts w:hint="cs"/>
                <w:b/>
                <w:bCs/>
                <w:color w:val="000000" w:themeColor="text1"/>
                <w:sz w:val="32"/>
                <w:szCs w:val="32"/>
                <w:u w:val="single"/>
                <w:rtl/>
              </w:rPr>
              <w:t>م</w:t>
            </w:r>
          </w:p>
        </w:tc>
        <w:tc>
          <w:tcPr>
            <w:tcW w:w="3692" w:type="dxa"/>
          </w:tcPr>
          <w:p w14:paraId="5A951B34" w14:textId="32403F1C" w:rsidR="00F553C0" w:rsidRDefault="00F553C0" w:rsidP="00F553C0">
            <w:pPr>
              <w:rPr>
                <w:b/>
                <w:bCs/>
                <w:color w:val="000000" w:themeColor="text1"/>
                <w:sz w:val="32"/>
                <w:szCs w:val="32"/>
                <w:u w:val="single"/>
                <w:rtl/>
              </w:rPr>
            </w:pPr>
            <w:r>
              <w:rPr>
                <w:rFonts w:hint="cs"/>
                <w:b/>
                <w:bCs/>
                <w:color w:val="000000" w:themeColor="text1"/>
                <w:sz w:val="32"/>
                <w:szCs w:val="32"/>
                <w:u w:val="single"/>
                <w:rtl/>
              </w:rPr>
              <w:t>الاسم</w:t>
            </w:r>
          </w:p>
        </w:tc>
        <w:tc>
          <w:tcPr>
            <w:tcW w:w="2027" w:type="dxa"/>
          </w:tcPr>
          <w:p w14:paraId="25418A23" w14:textId="11DB5953" w:rsidR="00F553C0" w:rsidRDefault="00F553C0" w:rsidP="00F553C0">
            <w:pPr>
              <w:rPr>
                <w:b/>
                <w:bCs/>
                <w:color w:val="000000" w:themeColor="text1"/>
                <w:sz w:val="32"/>
                <w:szCs w:val="32"/>
                <w:u w:val="single"/>
                <w:rtl/>
              </w:rPr>
            </w:pPr>
            <w:r>
              <w:rPr>
                <w:rFonts w:hint="cs"/>
                <w:b/>
                <w:bCs/>
                <w:color w:val="000000" w:themeColor="text1"/>
                <w:sz w:val="32"/>
                <w:szCs w:val="32"/>
                <w:u w:val="single"/>
                <w:rtl/>
              </w:rPr>
              <w:t>ا</w:t>
            </w:r>
            <w:r w:rsidR="009B2A7E">
              <w:rPr>
                <w:rFonts w:hint="cs"/>
                <w:b/>
                <w:bCs/>
                <w:color w:val="000000" w:themeColor="text1"/>
                <w:sz w:val="32"/>
                <w:szCs w:val="32"/>
                <w:u w:val="single"/>
                <w:rtl/>
              </w:rPr>
              <w:t>لصف</w:t>
            </w:r>
          </w:p>
        </w:tc>
        <w:tc>
          <w:tcPr>
            <w:tcW w:w="2180" w:type="dxa"/>
          </w:tcPr>
          <w:p w14:paraId="5E5D17EF" w14:textId="272C2DB4" w:rsidR="00F553C0" w:rsidRDefault="00F553C0" w:rsidP="00F553C0">
            <w:pPr>
              <w:rPr>
                <w:b/>
                <w:bCs/>
                <w:color w:val="000000" w:themeColor="text1"/>
                <w:sz w:val="32"/>
                <w:szCs w:val="32"/>
                <w:u w:val="single"/>
                <w:rtl/>
              </w:rPr>
            </w:pPr>
            <w:r>
              <w:rPr>
                <w:rFonts w:hint="cs"/>
                <w:b/>
                <w:bCs/>
                <w:color w:val="000000" w:themeColor="text1"/>
                <w:sz w:val="32"/>
                <w:szCs w:val="32"/>
                <w:u w:val="single"/>
                <w:rtl/>
              </w:rPr>
              <w:t>التوقيع</w:t>
            </w:r>
          </w:p>
        </w:tc>
      </w:tr>
      <w:tr w:rsidR="00F553C0" w14:paraId="16D738A1" w14:textId="77777777" w:rsidTr="00E60441">
        <w:trPr>
          <w:trHeight w:val="1174"/>
        </w:trPr>
        <w:tc>
          <w:tcPr>
            <w:tcW w:w="456" w:type="dxa"/>
          </w:tcPr>
          <w:p w14:paraId="342142E1" w14:textId="3FC1CA23" w:rsidR="00F553C0" w:rsidRDefault="00F553C0" w:rsidP="00F553C0">
            <w:pPr>
              <w:rPr>
                <w:b/>
                <w:bCs/>
                <w:color w:val="000000" w:themeColor="text1"/>
                <w:sz w:val="32"/>
                <w:szCs w:val="32"/>
                <w:u w:val="single"/>
                <w:rtl/>
              </w:rPr>
            </w:pPr>
            <w:r>
              <w:rPr>
                <w:rFonts w:hint="cs"/>
                <w:b/>
                <w:bCs/>
                <w:color w:val="000000" w:themeColor="text1"/>
                <w:sz w:val="32"/>
                <w:szCs w:val="32"/>
                <w:u w:val="single"/>
                <w:rtl/>
              </w:rPr>
              <w:t>1</w:t>
            </w:r>
          </w:p>
        </w:tc>
        <w:tc>
          <w:tcPr>
            <w:tcW w:w="3692" w:type="dxa"/>
          </w:tcPr>
          <w:p w14:paraId="7B0F92B1" w14:textId="77777777" w:rsidR="00F553C0" w:rsidRDefault="00F553C0" w:rsidP="00F553C0">
            <w:pPr>
              <w:rPr>
                <w:b/>
                <w:bCs/>
                <w:color w:val="000000" w:themeColor="text1"/>
                <w:sz w:val="32"/>
                <w:szCs w:val="32"/>
                <w:u w:val="single"/>
                <w:rtl/>
              </w:rPr>
            </w:pPr>
          </w:p>
        </w:tc>
        <w:tc>
          <w:tcPr>
            <w:tcW w:w="2027" w:type="dxa"/>
          </w:tcPr>
          <w:p w14:paraId="1F7B9227" w14:textId="77777777" w:rsidR="00F553C0" w:rsidRDefault="00F553C0" w:rsidP="00F553C0">
            <w:pPr>
              <w:rPr>
                <w:b/>
                <w:bCs/>
                <w:color w:val="000000" w:themeColor="text1"/>
                <w:sz w:val="32"/>
                <w:szCs w:val="32"/>
                <w:u w:val="single"/>
                <w:rtl/>
              </w:rPr>
            </w:pPr>
          </w:p>
        </w:tc>
        <w:tc>
          <w:tcPr>
            <w:tcW w:w="2180" w:type="dxa"/>
          </w:tcPr>
          <w:p w14:paraId="62A2B3C3" w14:textId="77777777" w:rsidR="00F553C0" w:rsidRDefault="00F553C0" w:rsidP="00F553C0">
            <w:pPr>
              <w:rPr>
                <w:b/>
                <w:bCs/>
                <w:color w:val="000000" w:themeColor="text1"/>
                <w:sz w:val="32"/>
                <w:szCs w:val="32"/>
                <w:u w:val="single"/>
                <w:rtl/>
              </w:rPr>
            </w:pPr>
          </w:p>
        </w:tc>
      </w:tr>
    </w:tbl>
    <w:p w14:paraId="318325F2" w14:textId="77777777" w:rsidR="00F553C0" w:rsidRPr="00F553C0" w:rsidRDefault="00F553C0" w:rsidP="00F553C0">
      <w:pPr>
        <w:rPr>
          <w:b/>
          <w:bCs/>
          <w:color w:val="000000" w:themeColor="text1"/>
          <w:sz w:val="32"/>
          <w:szCs w:val="32"/>
          <w:u w:val="single"/>
          <w:rtl/>
        </w:rPr>
      </w:pPr>
    </w:p>
    <w:p w14:paraId="45CB9003" w14:textId="2DC3CEBD" w:rsidR="00673BF9" w:rsidRDefault="00E84E10" w:rsidP="00E84E10">
      <w:pPr>
        <w:rPr>
          <w:b/>
          <w:bCs/>
          <w:color w:val="000000" w:themeColor="text1"/>
          <w:sz w:val="32"/>
          <w:szCs w:val="32"/>
          <w:u w:val="single"/>
          <w:rtl/>
        </w:rPr>
      </w:pPr>
      <w:r>
        <w:rPr>
          <w:rFonts w:hint="cs"/>
          <w:b/>
          <w:bCs/>
          <w:color w:val="000000" w:themeColor="text1"/>
          <w:sz w:val="32"/>
          <w:szCs w:val="32"/>
          <w:u w:val="single"/>
          <w:rtl/>
        </w:rPr>
        <w:t xml:space="preserve">لجنة </w:t>
      </w:r>
      <w:proofErr w:type="spellStart"/>
      <w:r>
        <w:rPr>
          <w:rFonts w:hint="cs"/>
          <w:b/>
          <w:bCs/>
          <w:color w:val="000000" w:themeColor="text1"/>
          <w:sz w:val="32"/>
          <w:szCs w:val="32"/>
          <w:u w:val="single"/>
          <w:rtl/>
        </w:rPr>
        <w:t>الماقشة</w:t>
      </w:r>
      <w:proofErr w:type="spellEnd"/>
    </w:p>
    <w:tbl>
      <w:tblPr>
        <w:tblStyle w:val="af0"/>
        <w:bidiVisual/>
        <w:tblW w:w="0" w:type="auto"/>
        <w:tblLook w:val="04A0" w:firstRow="1" w:lastRow="0" w:firstColumn="1" w:lastColumn="0" w:noHBand="0" w:noVBand="1"/>
      </w:tblPr>
      <w:tblGrid>
        <w:gridCol w:w="643"/>
        <w:gridCol w:w="4536"/>
        <w:gridCol w:w="1559"/>
        <w:gridCol w:w="1558"/>
      </w:tblGrid>
      <w:tr w:rsidR="00E84E10" w14:paraId="66BB8A24" w14:textId="77777777" w:rsidTr="00E84E10">
        <w:tc>
          <w:tcPr>
            <w:tcW w:w="643" w:type="dxa"/>
          </w:tcPr>
          <w:p w14:paraId="236F0BB3" w14:textId="59D0BDB0" w:rsidR="00E84E10" w:rsidRDefault="00E84E10" w:rsidP="00E84E10">
            <w:pPr>
              <w:rPr>
                <w:b/>
                <w:bCs/>
                <w:color w:val="000000" w:themeColor="text1"/>
                <w:sz w:val="32"/>
                <w:szCs w:val="32"/>
                <w:u w:val="single"/>
                <w:rtl/>
              </w:rPr>
            </w:pPr>
            <w:r>
              <w:rPr>
                <w:rFonts w:hint="cs"/>
                <w:b/>
                <w:bCs/>
                <w:color w:val="000000" w:themeColor="text1"/>
                <w:sz w:val="32"/>
                <w:szCs w:val="32"/>
                <w:u w:val="single"/>
                <w:rtl/>
              </w:rPr>
              <w:t>م</w:t>
            </w:r>
          </w:p>
        </w:tc>
        <w:tc>
          <w:tcPr>
            <w:tcW w:w="4536" w:type="dxa"/>
          </w:tcPr>
          <w:p w14:paraId="7620A139" w14:textId="00574EB0" w:rsidR="00E84E10" w:rsidRDefault="00E84E10" w:rsidP="00E84E10">
            <w:pPr>
              <w:rPr>
                <w:b/>
                <w:bCs/>
                <w:color w:val="000000" w:themeColor="text1"/>
                <w:sz w:val="32"/>
                <w:szCs w:val="32"/>
                <w:u w:val="single"/>
                <w:rtl/>
              </w:rPr>
            </w:pPr>
            <w:r>
              <w:rPr>
                <w:rFonts w:hint="cs"/>
                <w:b/>
                <w:bCs/>
                <w:color w:val="000000" w:themeColor="text1"/>
                <w:sz w:val="32"/>
                <w:szCs w:val="32"/>
                <w:u w:val="single"/>
                <w:rtl/>
              </w:rPr>
              <w:t>الاسم</w:t>
            </w:r>
          </w:p>
        </w:tc>
        <w:tc>
          <w:tcPr>
            <w:tcW w:w="1559" w:type="dxa"/>
          </w:tcPr>
          <w:p w14:paraId="5CD607AF" w14:textId="1964A026" w:rsidR="00E84E10" w:rsidRDefault="00E84E10" w:rsidP="00E84E10">
            <w:pPr>
              <w:rPr>
                <w:b/>
                <w:bCs/>
                <w:color w:val="000000" w:themeColor="text1"/>
                <w:sz w:val="32"/>
                <w:szCs w:val="32"/>
                <w:u w:val="single"/>
                <w:rtl/>
              </w:rPr>
            </w:pPr>
            <w:r>
              <w:rPr>
                <w:rFonts w:hint="cs"/>
                <w:b/>
                <w:bCs/>
                <w:color w:val="000000" w:themeColor="text1"/>
                <w:sz w:val="32"/>
                <w:szCs w:val="32"/>
                <w:u w:val="single"/>
                <w:rtl/>
              </w:rPr>
              <w:t>ال</w:t>
            </w:r>
            <w:r w:rsidR="009B2A7E">
              <w:rPr>
                <w:rFonts w:hint="cs"/>
                <w:b/>
                <w:bCs/>
                <w:color w:val="000000" w:themeColor="text1"/>
                <w:sz w:val="32"/>
                <w:szCs w:val="32"/>
                <w:u w:val="single"/>
                <w:rtl/>
              </w:rPr>
              <w:t>صف</w:t>
            </w:r>
          </w:p>
        </w:tc>
        <w:tc>
          <w:tcPr>
            <w:tcW w:w="1558" w:type="dxa"/>
          </w:tcPr>
          <w:p w14:paraId="19F1A7B5" w14:textId="48C61F88" w:rsidR="00E84E10" w:rsidRDefault="00E84E10" w:rsidP="00E84E10">
            <w:pPr>
              <w:rPr>
                <w:b/>
                <w:bCs/>
                <w:color w:val="000000" w:themeColor="text1"/>
                <w:sz w:val="32"/>
                <w:szCs w:val="32"/>
                <w:u w:val="single"/>
                <w:rtl/>
              </w:rPr>
            </w:pPr>
            <w:r>
              <w:rPr>
                <w:rFonts w:hint="cs"/>
                <w:b/>
                <w:bCs/>
                <w:color w:val="000000" w:themeColor="text1"/>
                <w:sz w:val="32"/>
                <w:szCs w:val="32"/>
                <w:u w:val="single"/>
                <w:rtl/>
              </w:rPr>
              <w:t>التوقيع</w:t>
            </w:r>
          </w:p>
        </w:tc>
      </w:tr>
      <w:tr w:rsidR="00E84E10" w14:paraId="6840B3BF" w14:textId="77777777" w:rsidTr="00E84E10">
        <w:trPr>
          <w:trHeight w:val="746"/>
        </w:trPr>
        <w:tc>
          <w:tcPr>
            <w:tcW w:w="643" w:type="dxa"/>
          </w:tcPr>
          <w:p w14:paraId="43AF7A8B" w14:textId="73B486EF" w:rsidR="00E84E10" w:rsidRDefault="00E84E10" w:rsidP="00E84E10">
            <w:pPr>
              <w:rPr>
                <w:b/>
                <w:bCs/>
                <w:color w:val="000000" w:themeColor="text1"/>
                <w:sz w:val="32"/>
                <w:szCs w:val="32"/>
                <w:u w:val="single"/>
                <w:rtl/>
              </w:rPr>
            </w:pPr>
            <w:r>
              <w:rPr>
                <w:rFonts w:hint="cs"/>
                <w:b/>
                <w:bCs/>
                <w:color w:val="000000" w:themeColor="text1"/>
                <w:sz w:val="32"/>
                <w:szCs w:val="32"/>
                <w:u w:val="single"/>
                <w:rtl/>
              </w:rPr>
              <w:t>1</w:t>
            </w:r>
          </w:p>
        </w:tc>
        <w:tc>
          <w:tcPr>
            <w:tcW w:w="4536" w:type="dxa"/>
          </w:tcPr>
          <w:p w14:paraId="3DFCFCD0" w14:textId="77777777" w:rsidR="00E84E10" w:rsidRDefault="00E84E10" w:rsidP="00E84E10">
            <w:pPr>
              <w:rPr>
                <w:b/>
                <w:bCs/>
                <w:color w:val="000000" w:themeColor="text1"/>
                <w:sz w:val="32"/>
                <w:szCs w:val="32"/>
                <w:u w:val="single"/>
                <w:rtl/>
              </w:rPr>
            </w:pPr>
          </w:p>
        </w:tc>
        <w:tc>
          <w:tcPr>
            <w:tcW w:w="1559" w:type="dxa"/>
          </w:tcPr>
          <w:p w14:paraId="2D7B9AFE" w14:textId="77777777" w:rsidR="00E84E10" w:rsidRDefault="00E84E10" w:rsidP="00E84E10">
            <w:pPr>
              <w:rPr>
                <w:b/>
                <w:bCs/>
                <w:color w:val="000000" w:themeColor="text1"/>
                <w:sz w:val="32"/>
                <w:szCs w:val="32"/>
                <w:u w:val="single"/>
                <w:rtl/>
              </w:rPr>
            </w:pPr>
          </w:p>
        </w:tc>
        <w:tc>
          <w:tcPr>
            <w:tcW w:w="1558" w:type="dxa"/>
          </w:tcPr>
          <w:p w14:paraId="79F5DD88" w14:textId="77777777" w:rsidR="00E84E10" w:rsidRDefault="00E84E10" w:rsidP="00E84E10">
            <w:pPr>
              <w:rPr>
                <w:b/>
                <w:bCs/>
                <w:color w:val="000000" w:themeColor="text1"/>
                <w:sz w:val="32"/>
                <w:szCs w:val="32"/>
                <w:u w:val="single"/>
                <w:rtl/>
              </w:rPr>
            </w:pPr>
          </w:p>
        </w:tc>
      </w:tr>
      <w:tr w:rsidR="00E84E10" w14:paraId="77E93161" w14:textId="77777777" w:rsidTr="00E84E10">
        <w:trPr>
          <w:trHeight w:val="710"/>
        </w:trPr>
        <w:tc>
          <w:tcPr>
            <w:tcW w:w="643" w:type="dxa"/>
          </w:tcPr>
          <w:p w14:paraId="153CA4A5" w14:textId="6FA9798E" w:rsidR="00E84E10" w:rsidRDefault="00E84E10" w:rsidP="00E84E10">
            <w:pPr>
              <w:rPr>
                <w:b/>
                <w:bCs/>
                <w:color w:val="000000" w:themeColor="text1"/>
                <w:sz w:val="32"/>
                <w:szCs w:val="32"/>
                <w:u w:val="single"/>
                <w:rtl/>
              </w:rPr>
            </w:pPr>
            <w:r>
              <w:rPr>
                <w:rFonts w:hint="cs"/>
                <w:b/>
                <w:bCs/>
                <w:color w:val="000000" w:themeColor="text1"/>
                <w:sz w:val="32"/>
                <w:szCs w:val="32"/>
                <w:u w:val="single"/>
                <w:rtl/>
              </w:rPr>
              <w:t>2</w:t>
            </w:r>
          </w:p>
        </w:tc>
        <w:tc>
          <w:tcPr>
            <w:tcW w:w="4536" w:type="dxa"/>
          </w:tcPr>
          <w:p w14:paraId="528503E4" w14:textId="77777777" w:rsidR="00E84E10" w:rsidRDefault="00E84E10" w:rsidP="00E84E10">
            <w:pPr>
              <w:rPr>
                <w:b/>
                <w:bCs/>
                <w:color w:val="000000" w:themeColor="text1"/>
                <w:sz w:val="32"/>
                <w:szCs w:val="32"/>
                <w:u w:val="single"/>
                <w:rtl/>
              </w:rPr>
            </w:pPr>
          </w:p>
        </w:tc>
        <w:tc>
          <w:tcPr>
            <w:tcW w:w="1559" w:type="dxa"/>
          </w:tcPr>
          <w:p w14:paraId="53F31346" w14:textId="77777777" w:rsidR="00E84E10" w:rsidRDefault="00E84E10" w:rsidP="00E84E10">
            <w:pPr>
              <w:rPr>
                <w:b/>
                <w:bCs/>
                <w:color w:val="000000" w:themeColor="text1"/>
                <w:sz w:val="32"/>
                <w:szCs w:val="32"/>
                <w:u w:val="single"/>
                <w:rtl/>
              </w:rPr>
            </w:pPr>
          </w:p>
        </w:tc>
        <w:tc>
          <w:tcPr>
            <w:tcW w:w="1558" w:type="dxa"/>
          </w:tcPr>
          <w:p w14:paraId="2F374F47" w14:textId="77777777" w:rsidR="00E84E10" w:rsidRDefault="00E84E10" w:rsidP="00E84E10">
            <w:pPr>
              <w:rPr>
                <w:b/>
                <w:bCs/>
                <w:color w:val="000000" w:themeColor="text1"/>
                <w:sz w:val="32"/>
                <w:szCs w:val="32"/>
                <w:u w:val="single"/>
                <w:rtl/>
              </w:rPr>
            </w:pPr>
          </w:p>
        </w:tc>
      </w:tr>
      <w:tr w:rsidR="00E84E10" w14:paraId="240F900C" w14:textId="77777777" w:rsidTr="00E84E10">
        <w:trPr>
          <w:trHeight w:val="690"/>
        </w:trPr>
        <w:tc>
          <w:tcPr>
            <w:tcW w:w="643" w:type="dxa"/>
          </w:tcPr>
          <w:p w14:paraId="4818473B" w14:textId="53A92ACE" w:rsidR="00E84E10" w:rsidRDefault="00E84E10" w:rsidP="00E84E10">
            <w:pPr>
              <w:rPr>
                <w:b/>
                <w:bCs/>
                <w:color w:val="000000" w:themeColor="text1"/>
                <w:sz w:val="32"/>
                <w:szCs w:val="32"/>
                <w:u w:val="single"/>
                <w:rtl/>
              </w:rPr>
            </w:pPr>
            <w:r>
              <w:rPr>
                <w:rFonts w:hint="cs"/>
                <w:b/>
                <w:bCs/>
                <w:color w:val="000000" w:themeColor="text1"/>
                <w:sz w:val="32"/>
                <w:szCs w:val="32"/>
                <w:u w:val="single"/>
                <w:rtl/>
              </w:rPr>
              <w:t>3</w:t>
            </w:r>
          </w:p>
        </w:tc>
        <w:tc>
          <w:tcPr>
            <w:tcW w:w="4536" w:type="dxa"/>
          </w:tcPr>
          <w:p w14:paraId="667178F9" w14:textId="77777777" w:rsidR="00E84E10" w:rsidRDefault="00E84E10" w:rsidP="00E84E10">
            <w:pPr>
              <w:rPr>
                <w:b/>
                <w:bCs/>
                <w:color w:val="000000" w:themeColor="text1"/>
                <w:sz w:val="32"/>
                <w:szCs w:val="32"/>
                <w:u w:val="single"/>
                <w:rtl/>
              </w:rPr>
            </w:pPr>
          </w:p>
        </w:tc>
        <w:tc>
          <w:tcPr>
            <w:tcW w:w="1559" w:type="dxa"/>
          </w:tcPr>
          <w:p w14:paraId="2A3AE0CB" w14:textId="77777777" w:rsidR="00E84E10" w:rsidRDefault="00E84E10" w:rsidP="00E84E10">
            <w:pPr>
              <w:rPr>
                <w:b/>
                <w:bCs/>
                <w:color w:val="000000" w:themeColor="text1"/>
                <w:sz w:val="32"/>
                <w:szCs w:val="32"/>
                <w:u w:val="single"/>
                <w:rtl/>
              </w:rPr>
            </w:pPr>
          </w:p>
        </w:tc>
        <w:tc>
          <w:tcPr>
            <w:tcW w:w="1558" w:type="dxa"/>
          </w:tcPr>
          <w:p w14:paraId="2FCE9AA6" w14:textId="77777777" w:rsidR="00E84E10" w:rsidRDefault="00E84E10" w:rsidP="00E84E10">
            <w:pPr>
              <w:rPr>
                <w:b/>
                <w:bCs/>
                <w:color w:val="000000" w:themeColor="text1"/>
                <w:sz w:val="32"/>
                <w:szCs w:val="32"/>
                <w:u w:val="single"/>
                <w:rtl/>
              </w:rPr>
            </w:pPr>
          </w:p>
        </w:tc>
      </w:tr>
      <w:tr w:rsidR="00E84E10" w14:paraId="1AA37D59" w14:textId="77777777" w:rsidTr="00E84E10">
        <w:trPr>
          <w:trHeight w:val="556"/>
        </w:trPr>
        <w:tc>
          <w:tcPr>
            <w:tcW w:w="643" w:type="dxa"/>
          </w:tcPr>
          <w:p w14:paraId="0415E99D" w14:textId="1BDC022C" w:rsidR="00E84E10" w:rsidRDefault="00E84E10" w:rsidP="00E84E10">
            <w:pPr>
              <w:rPr>
                <w:b/>
                <w:bCs/>
                <w:color w:val="000000" w:themeColor="text1"/>
                <w:sz w:val="32"/>
                <w:szCs w:val="32"/>
                <w:u w:val="single"/>
                <w:rtl/>
              </w:rPr>
            </w:pPr>
            <w:r>
              <w:rPr>
                <w:rFonts w:hint="cs"/>
                <w:b/>
                <w:bCs/>
                <w:color w:val="000000" w:themeColor="text1"/>
                <w:sz w:val="32"/>
                <w:szCs w:val="32"/>
                <w:u w:val="single"/>
                <w:rtl/>
              </w:rPr>
              <w:t>4</w:t>
            </w:r>
          </w:p>
        </w:tc>
        <w:tc>
          <w:tcPr>
            <w:tcW w:w="4536" w:type="dxa"/>
          </w:tcPr>
          <w:p w14:paraId="57AFE9ED" w14:textId="77777777" w:rsidR="00E84E10" w:rsidRDefault="00E84E10" w:rsidP="00E84E10">
            <w:pPr>
              <w:rPr>
                <w:b/>
                <w:bCs/>
                <w:color w:val="000000" w:themeColor="text1"/>
                <w:sz w:val="32"/>
                <w:szCs w:val="32"/>
                <w:u w:val="single"/>
                <w:rtl/>
              </w:rPr>
            </w:pPr>
          </w:p>
        </w:tc>
        <w:tc>
          <w:tcPr>
            <w:tcW w:w="1559" w:type="dxa"/>
          </w:tcPr>
          <w:p w14:paraId="12AE044A" w14:textId="77777777" w:rsidR="00E84E10" w:rsidRDefault="00E84E10" w:rsidP="00E84E10">
            <w:pPr>
              <w:rPr>
                <w:b/>
                <w:bCs/>
                <w:color w:val="000000" w:themeColor="text1"/>
                <w:sz w:val="32"/>
                <w:szCs w:val="32"/>
                <w:u w:val="single"/>
                <w:rtl/>
              </w:rPr>
            </w:pPr>
          </w:p>
        </w:tc>
        <w:tc>
          <w:tcPr>
            <w:tcW w:w="1558" w:type="dxa"/>
          </w:tcPr>
          <w:p w14:paraId="38E74088" w14:textId="77777777" w:rsidR="00E84E10" w:rsidRDefault="00E84E10" w:rsidP="00E84E10">
            <w:pPr>
              <w:rPr>
                <w:b/>
                <w:bCs/>
                <w:color w:val="000000" w:themeColor="text1"/>
                <w:sz w:val="32"/>
                <w:szCs w:val="32"/>
                <w:u w:val="single"/>
                <w:rtl/>
              </w:rPr>
            </w:pPr>
          </w:p>
        </w:tc>
      </w:tr>
    </w:tbl>
    <w:p w14:paraId="4BDEFB9B" w14:textId="77777777" w:rsidR="00E84E10" w:rsidRPr="00E84E10" w:rsidRDefault="00E84E10" w:rsidP="00E84E10">
      <w:pPr>
        <w:rPr>
          <w:b/>
          <w:bCs/>
          <w:color w:val="000000" w:themeColor="text1"/>
          <w:sz w:val="32"/>
          <w:szCs w:val="32"/>
          <w:u w:val="single"/>
          <w:rtl/>
        </w:rPr>
      </w:pPr>
    </w:p>
    <w:p w14:paraId="026FBFC8" w14:textId="0E672512" w:rsidR="00673BF9" w:rsidRDefault="00673BF9" w:rsidP="00E917AA">
      <w:pPr>
        <w:spacing w:after="328" w:line="358" w:lineRule="auto"/>
        <w:ind w:left="1428" w:right="589" w:hanging="10"/>
        <w:jc w:val="center"/>
        <w:rPr>
          <w:rFonts w:asciiTheme="majorBidi" w:hAnsiTheme="majorBidi" w:cstheme="majorBidi"/>
          <w:b/>
          <w:bCs/>
          <w:sz w:val="32"/>
          <w:szCs w:val="32"/>
          <w:rtl/>
        </w:rPr>
      </w:pPr>
    </w:p>
    <w:p w14:paraId="2605CF13" w14:textId="47E5D3D5" w:rsidR="00E84E10" w:rsidRDefault="00E84E10" w:rsidP="00E917AA">
      <w:pPr>
        <w:spacing w:after="328" w:line="358" w:lineRule="auto"/>
        <w:ind w:left="1428" w:right="589" w:hanging="10"/>
        <w:jc w:val="center"/>
        <w:rPr>
          <w:rFonts w:asciiTheme="majorBidi" w:hAnsiTheme="majorBidi" w:cstheme="majorBidi"/>
          <w:b/>
          <w:bCs/>
          <w:sz w:val="32"/>
          <w:szCs w:val="32"/>
          <w:rtl/>
        </w:rPr>
      </w:pPr>
    </w:p>
    <w:p w14:paraId="56FC7A9A" w14:textId="6D0C6981" w:rsidR="00E84E10" w:rsidRDefault="00E84E10" w:rsidP="004B67F2">
      <w:pPr>
        <w:spacing w:after="328" w:line="358" w:lineRule="auto"/>
        <w:ind w:left="1428" w:right="589" w:hanging="10"/>
        <w:jc w:val="right"/>
        <w:rPr>
          <w:rFonts w:asciiTheme="majorBidi" w:hAnsiTheme="majorBidi" w:cstheme="majorBidi"/>
          <w:b/>
          <w:bCs/>
          <w:sz w:val="32"/>
          <w:szCs w:val="32"/>
          <w:rtl/>
        </w:rPr>
      </w:pPr>
      <w:r>
        <w:rPr>
          <w:rFonts w:asciiTheme="majorBidi" w:hAnsiTheme="majorBidi" w:cstheme="majorBidi" w:hint="cs"/>
          <w:b/>
          <w:bCs/>
          <w:sz w:val="32"/>
          <w:szCs w:val="32"/>
          <w:rtl/>
        </w:rPr>
        <w:t xml:space="preserve">        رئيس القسم</w:t>
      </w:r>
    </w:p>
    <w:p w14:paraId="1038616B" w14:textId="4FB23763" w:rsidR="00E84E10" w:rsidRPr="00673BF9" w:rsidRDefault="00E84E10" w:rsidP="004B67F2">
      <w:pPr>
        <w:spacing w:after="328" w:line="358" w:lineRule="auto"/>
        <w:ind w:left="1428" w:right="589" w:hanging="10"/>
        <w:jc w:val="right"/>
        <w:rPr>
          <w:rFonts w:asciiTheme="majorBidi" w:hAnsiTheme="majorBidi" w:cstheme="majorBidi"/>
          <w:b/>
          <w:bCs/>
          <w:sz w:val="32"/>
          <w:szCs w:val="32"/>
        </w:rPr>
      </w:pPr>
      <w:r>
        <w:rPr>
          <w:rFonts w:asciiTheme="majorBidi" w:hAnsiTheme="majorBidi" w:cstheme="majorBidi" w:hint="cs"/>
          <w:b/>
          <w:bCs/>
          <w:sz w:val="32"/>
          <w:szCs w:val="32"/>
          <w:rtl/>
        </w:rPr>
        <w:t>د/نصر الدين الماوري</w:t>
      </w:r>
    </w:p>
    <w:p w14:paraId="31F29C65" w14:textId="11510AB3" w:rsidR="00384EE8" w:rsidRDefault="00384EE8" w:rsidP="00384EE8">
      <w:pPr>
        <w:bidi w:val="0"/>
        <w:jc w:val="right"/>
        <w:rPr>
          <w:rFonts w:asciiTheme="majorBidi" w:hAnsiTheme="majorBidi" w:cstheme="majorBidi"/>
          <w:sz w:val="36"/>
          <w:szCs w:val="36"/>
        </w:rPr>
      </w:pPr>
    </w:p>
    <w:sdt>
      <w:sdtPr>
        <w:rPr>
          <w:rtl/>
          <w:lang w:val="ar-SA"/>
        </w:rPr>
        <w:id w:val="569009854"/>
        <w:docPartObj>
          <w:docPartGallery w:val="Table of Contents"/>
          <w:docPartUnique/>
        </w:docPartObj>
      </w:sdtPr>
      <w:sdtEndPr>
        <w:rPr>
          <w:b/>
          <w:bCs/>
        </w:rPr>
      </w:sdtEndPr>
      <w:sdtContent>
        <w:p w14:paraId="2441248A" w14:textId="7EE0CBC0" w:rsidR="00374F0A" w:rsidRDefault="00374F0A" w:rsidP="00400888">
          <w:pPr>
            <w:rPr>
              <w:rtl/>
            </w:rPr>
          </w:pPr>
          <w:r>
            <w:rPr>
              <w:lang w:val="ar-SA"/>
            </w:rPr>
            <w:t>جدول المحتويات</w:t>
          </w:r>
        </w:p>
        <w:p w14:paraId="005AC6EB" w14:textId="0220ABC0" w:rsidR="006F6E5A" w:rsidRDefault="00374F0A">
          <w:pPr>
            <w:pStyle w:val="10"/>
            <w:tabs>
              <w:tab w:val="right" w:leader="dot" w:pos="8296"/>
            </w:tabs>
            <w:rPr>
              <w:noProof/>
              <w:rtl/>
            </w:rPr>
          </w:pPr>
          <w:r>
            <w:fldChar w:fldCharType="begin"/>
          </w:r>
          <w:r>
            <w:instrText xml:space="preserve"> TOC \o "1-3" \h \z \u </w:instrText>
          </w:r>
          <w:r>
            <w:fldChar w:fldCharType="separate"/>
          </w:r>
          <w:hyperlink w:anchor="_Toc198513773" w:history="1">
            <w:r w:rsidR="006F6E5A" w:rsidRPr="00511BCB">
              <w:rPr>
                <w:rStyle w:val="Hyperlink"/>
                <w:rFonts w:asciiTheme="majorBidi" w:hAnsiTheme="majorBidi" w:cstheme="majorBidi"/>
                <w:b/>
                <w:bCs/>
                <w:noProof/>
                <w:rtl/>
              </w:rPr>
              <w:t>ملخص المشروع</w:t>
            </w:r>
            <w:r w:rsidR="006F6E5A">
              <w:rPr>
                <w:noProof/>
                <w:webHidden/>
                <w:rtl/>
              </w:rPr>
              <w:tab/>
            </w:r>
            <w:r w:rsidR="006F6E5A">
              <w:rPr>
                <w:noProof/>
                <w:webHidden/>
                <w:rtl/>
              </w:rPr>
              <w:fldChar w:fldCharType="begin"/>
            </w:r>
            <w:r w:rsidR="006F6E5A">
              <w:rPr>
                <w:noProof/>
                <w:webHidden/>
                <w:rtl/>
              </w:rPr>
              <w:instrText xml:space="preserve"> </w:instrText>
            </w:r>
            <w:r w:rsidR="006F6E5A">
              <w:rPr>
                <w:noProof/>
                <w:webHidden/>
              </w:rPr>
              <w:instrText>PAGEREF</w:instrText>
            </w:r>
            <w:r w:rsidR="006F6E5A">
              <w:rPr>
                <w:noProof/>
                <w:webHidden/>
                <w:rtl/>
              </w:rPr>
              <w:instrText xml:space="preserve"> _</w:instrText>
            </w:r>
            <w:r w:rsidR="006F6E5A">
              <w:rPr>
                <w:noProof/>
                <w:webHidden/>
              </w:rPr>
              <w:instrText>Toc198513773 \h</w:instrText>
            </w:r>
            <w:r w:rsidR="006F6E5A">
              <w:rPr>
                <w:noProof/>
                <w:webHidden/>
                <w:rtl/>
              </w:rPr>
              <w:instrText xml:space="preserve"> </w:instrText>
            </w:r>
            <w:r w:rsidR="006F6E5A">
              <w:rPr>
                <w:noProof/>
                <w:webHidden/>
                <w:rtl/>
              </w:rPr>
            </w:r>
            <w:r w:rsidR="006F6E5A">
              <w:rPr>
                <w:noProof/>
                <w:webHidden/>
                <w:rtl/>
              </w:rPr>
              <w:fldChar w:fldCharType="separate"/>
            </w:r>
            <w:r w:rsidR="00790BAF">
              <w:rPr>
                <w:rFonts w:hint="cs"/>
                <w:b/>
                <w:bCs/>
                <w:noProof/>
                <w:webHidden/>
                <w:rtl/>
              </w:rPr>
              <w:t>خطأ! الإشارة المرجعية غير معرّفة.</w:t>
            </w:r>
            <w:r w:rsidR="006F6E5A">
              <w:rPr>
                <w:noProof/>
                <w:webHidden/>
                <w:rtl/>
              </w:rPr>
              <w:fldChar w:fldCharType="end"/>
            </w:r>
          </w:hyperlink>
        </w:p>
        <w:p w14:paraId="358DE3B6" w14:textId="5B6C6B68" w:rsidR="006F6E5A" w:rsidRDefault="006F6E5A">
          <w:pPr>
            <w:pStyle w:val="10"/>
            <w:tabs>
              <w:tab w:val="right" w:leader="dot" w:pos="8296"/>
            </w:tabs>
            <w:rPr>
              <w:noProof/>
              <w:rtl/>
            </w:rPr>
          </w:pPr>
          <w:hyperlink w:anchor="_Toc198513774" w:history="1">
            <w:r w:rsidRPr="00511BCB">
              <w:rPr>
                <w:rStyle w:val="Hyperlink"/>
                <w:noProof/>
                <w:rtl/>
              </w:rPr>
              <w:t>التفويض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Toc198513774 \h</w:instrText>
            </w:r>
            <w:r>
              <w:rPr>
                <w:noProof/>
                <w:webHidden/>
                <w:rtl/>
              </w:rPr>
              <w:instrText xml:space="preserve"> </w:instrText>
            </w:r>
            <w:r>
              <w:rPr>
                <w:noProof/>
                <w:webHidden/>
                <w:rtl/>
              </w:rPr>
            </w:r>
            <w:r>
              <w:rPr>
                <w:noProof/>
                <w:webHidden/>
                <w:rtl/>
              </w:rPr>
              <w:fldChar w:fldCharType="separate"/>
            </w:r>
            <w:r w:rsidR="00790BAF">
              <w:rPr>
                <w:noProof/>
                <w:webHidden/>
              </w:rPr>
              <w:t>vi</w:t>
            </w:r>
            <w:r>
              <w:rPr>
                <w:noProof/>
                <w:webHidden/>
                <w:rtl/>
              </w:rPr>
              <w:fldChar w:fldCharType="end"/>
            </w:r>
          </w:hyperlink>
        </w:p>
        <w:p w14:paraId="1F659BC1" w14:textId="5867B506" w:rsidR="006F6E5A" w:rsidRDefault="006F6E5A">
          <w:pPr>
            <w:pStyle w:val="10"/>
            <w:tabs>
              <w:tab w:val="right" w:leader="dot" w:pos="8296"/>
            </w:tabs>
            <w:rPr>
              <w:noProof/>
              <w:rtl/>
            </w:rPr>
          </w:pPr>
          <w:hyperlink w:anchor="_Toc198513775" w:history="1">
            <w:r w:rsidRPr="00511BCB">
              <w:rPr>
                <w:rStyle w:val="Hyperlink"/>
                <w:b/>
                <w:bCs/>
                <w:noProof/>
                <w:rtl/>
              </w:rPr>
              <w:t>الإهداء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Toc198513775 \h</w:instrText>
            </w:r>
            <w:r>
              <w:rPr>
                <w:noProof/>
                <w:webHidden/>
                <w:rtl/>
              </w:rPr>
              <w:instrText xml:space="preserve"> </w:instrText>
            </w:r>
            <w:r>
              <w:rPr>
                <w:noProof/>
                <w:webHidden/>
                <w:rtl/>
              </w:rPr>
            </w:r>
            <w:r>
              <w:rPr>
                <w:noProof/>
                <w:webHidden/>
                <w:rtl/>
              </w:rPr>
              <w:fldChar w:fldCharType="separate"/>
            </w:r>
            <w:r w:rsidR="00790BAF">
              <w:rPr>
                <w:noProof/>
                <w:webHidden/>
              </w:rPr>
              <w:t>vii</w:t>
            </w:r>
            <w:r>
              <w:rPr>
                <w:noProof/>
                <w:webHidden/>
                <w:rtl/>
              </w:rPr>
              <w:fldChar w:fldCharType="end"/>
            </w:r>
          </w:hyperlink>
        </w:p>
        <w:p w14:paraId="18150CCA" w14:textId="7F1608EC" w:rsidR="006F6E5A" w:rsidRDefault="006F6E5A">
          <w:pPr>
            <w:pStyle w:val="10"/>
            <w:tabs>
              <w:tab w:val="right" w:leader="dot" w:pos="8296"/>
            </w:tabs>
            <w:rPr>
              <w:noProof/>
              <w:rtl/>
            </w:rPr>
          </w:pPr>
          <w:hyperlink w:anchor="_Toc198513776" w:history="1">
            <w:r w:rsidRPr="00511BCB">
              <w:rPr>
                <w:rStyle w:val="Hyperlink"/>
                <w:b/>
                <w:bCs/>
                <w:noProof/>
                <w:rtl/>
              </w:rPr>
              <w:t>الشكر و التقدير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Toc198513776 \h</w:instrText>
            </w:r>
            <w:r>
              <w:rPr>
                <w:noProof/>
                <w:webHidden/>
                <w:rtl/>
              </w:rPr>
              <w:instrText xml:space="preserve"> </w:instrText>
            </w:r>
            <w:r>
              <w:rPr>
                <w:noProof/>
                <w:webHidden/>
                <w:rtl/>
              </w:rPr>
            </w:r>
            <w:r>
              <w:rPr>
                <w:noProof/>
                <w:webHidden/>
                <w:rtl/>
              </w:rPr>
              <w:fldChar w:fldCharType="separate"/>
            </w:r>
            <w:r w:rsidR="00790BAF">
              <w:rPr>
                <w:noProof/>
                <w:webHidden/>
              </w:rPr>
              <w:t>viii</w:t>
            </w:r>
            <w:r>
              <w:rPr>
                <w:noProof/>
                <w:webHidden/>
                <w:rtl/>
              </w:rPr>
              <w:fldChar w:fldCharType="end"/>
            </w:r>
          </w:hyperlink>
        </w:p>
        <w:p w14:paraId="7A985468" w14:textId="2FE4216B" w:rsidR="006F6E5A" w:rsidRDefault="006F6E5A">
          <w:pPr>
            <w:pStyle w:val="10"/>
            <w:tabs>
              <w:tab w:val="right" w:leader="dot" w:pos="8296"/>
            </w:tabs>
            <w:rPr>
              <w:noProof/>
              <w:rtl/>
            </w:rPr>
          </w:pPr>
          <w:hyperlink r:id="rId13" w:anchor="_Toc198513777" w:history="1">
            <w:r w:rsidRPr="00511BCB">
              <w:rPr>
                <w:rStyle w:val="Hyperlink"/>
                <w:b/>
                <w:bCs/>
                <w:noProof/>
                <w:rtl/>
              </w:rPr>
              <w:t>الفصل الأول : المقدمة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Toc198513777 \h</w:instrText>
            </w:r>
            <w:r>
              <w:rPr>
                <w:noProof/>
                <w:webHidden/>
                <w:rtl/>
              </w:rPr>
              <w:instrText xml:space="preserve"> </w:instrText>
            </w:r>
            <w:r>
              <w:rPr>
                <w:noProof/>
                <w:webHidden/>
                <w:rtl/>
              </w:rPr>
            </w:r>
            <w:r>
              <w:rPr>
                <w:noProof/>
                <w:webHidden/>
                <w:rtl/>
              </w:rPr>
              <w:fldChar w:fldCharType="separate"/>
            </w:r>
            <w:r w:rsidR="00790BAF">
              <w:rPr>
                <w:noProof/>
                <w:webHidden/>
                <w:rtl/>
              </w:rPr>
              <w:t>1</w:t>
            </w:r>
            <w:r>
              <w:rPr>
                <w:noProof/>
                <w:webHidden/>
                <w:rtl/>
              </w:rPr>
              <w:fldChar w:fldCharType="end"/>
            </w:r>
          </w:hyperlink>
        </w:p>
        <w:p w14:paraId="40EB0E5F" w14:textId="61DE4F9C" w:rsidR="006F6E5A" w:rsidRDefault="006F6E5A">
          <w:pPr>
            <w:pStyle w:val="20"/>
            <w:tabs>
              <w:tab w:val="right" w:leader="dot" w:pos="8296"/>
            </w:tabs>
            <w:rPr>
              <w:noProof/>
              <w:rtl/>
            </w:rPr>
          </w:pPr>
          <w:hyperlink w:anchor="_Toc198513778" w:history="1">
            <w:r w:rsidRPr="00511BCB">
              <w:rPr>
                <w:rStyle w:val="Hyperlink"/>
                <w:noProof/>
                <w:rtl/>
              </w:rPr>
              <w:t>1.1 نظرة عامة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Toc198513778 \h</w:instrText>
            </w:r>
            <w:r>
              <w:rPr>
                <w:noProof/>
                <w:webHidden/>
                <w:rtl/>
              </w:rPr>
              <w:instrText xml:space="preserve"> </w:instrText>
            </w:r>
            <w:r>
              <w:rPr>
                <w:noProof/>
                <w:webHidden/>
                <w:rtl/>
              </w:rPr>
            </w:r>
            <w:r>
              <w:rPr>
                <w:noProof/>
                <w:webHidden/>
                <w:rtl/>
              </w:rPr>
              <w:fldChar w:fldCharType="separate"/>
            </w:r>
            <w:r w:rsidR="00790BAF">
              <w:rPr>
                <w:noProof/>
                <w:webHidden/>
                <w:rtl/>
              </w:rPr>
              <w:t>2</w:t>
            </w:r>
            <w:r>
              <w:rPr>
                <w:noProof/>
                <w:webHidden/>
                <w:rtl/>
              </w:rPr>
              <w:fldChar w:fldCharType="end"/>
            </w:r>
          </w:hyperlink>
        </w:p>
        <w:p w14:paraId="14931E44" w14:textId="2012A490" w:rsidR="006F6E5A" w:rsidRDefault="006F6E5A">
          <w:pPr>
            <w:pStyle w:val="20"/>
            <w:tabs>
              <w:tab w:val="right" w:leader="dot" w:pos="8296"/>
            </w:tabs>
            <w:rPr>
              <w:noProof/>
              <w:rtl/>
            </w:rPr>
          </w:pPr>
          <w:hyperlink w:anchor="_Toc198513779" w:history="1">
            <w:r w:rsidRPr="00511BCB">
              <w:rPr>
                <w:rStyle w:val="Hyperlink"/>
                <w:noProof/>
                <w:rtl/>
              </w:rPr>
              <w:t>1.2 المشاكل: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Toc198513779 \h</w:instrText>
            </w:r>
            <w:r>
              <w:rPr>
                <w:noProof/>
                <w:webHidden/>
                <w:rtl/>
              </w:rPr>
              <w:instrText xml:space="preserve"> </w:instrText>
            </w:r>
            <w:r>
              <w:rPr>
                <w:noProof/>
                <w:webHidden/>
                <w:rtl/>
              </w:rPr>
            </w:r>
            <w:r>
              <w:rPr>
                <w:noProof/>
                <w:webHidden/>
                <w:rtl/>
              </w:rPr>
              <w:fldChar w:fldCharType="separate"/>
            </w:r>
            <w:r w:rsidR="00790BAF">
              <w:rPr>
                <w:rFonts w:hint="cs"/>
                <w:b/>
                <w:bCs/>
                <w:noProof/>
                <w:webHidden/>
                <w:rtl/>
              </w:rPr>
              <w:t>خطأ! الإشارة المرجعية غير معرّفة.</w:t>
            </w:r>
            <w:r>
              <w:rPr>
                <w:noProof/>
                <w:webHidden/>
                <w:rtl/>
              </w:rPr>
              <w:fldChar w:fldCharType="end"/>
            </w:r>
          </w:hyperlink>
        </w:p>
        <w:p w14:paraId="6AFCE2AE" w14:textId="5CB9F0B7" w:rsidR="006F6E5A" w:rsidRDefault="006F6E5A">
          <w:pPr>
            <w:pStyle w:val="10"/>
            <w:tabs>
              <w:tab w:val="right" w:leader="dot" w:pos="8296"/>
            </w:tabs>
            <w:rPr>
              <w:noProof/>
              <w:rtl/>
            </w:rPr>
          </w:pPr>
          <w:hyperlink w:anchor="_Toc198513780" w:history="1">
            <w:r w:rsidRPr="00511BCB">
              <w:rPr>
                <w:rStyle w:val="Hyperlink"/>
                <w:b/>
                <w:bCs/>
                <w:noProof/>
                <w:rtl/>
              </w:rPr>
              <w:t>الأهداف  :</w:t>
            </w:r>
            <w:r w:rsidRPr="00511BCB">
              <w:rPr>
                <w:rStyle w:val="Hyperlink"/>
                <w:b/>
                <w:bCs/>
                <w:noProof/>
              </w:rPr>
              <w:t xml:space="preserve"> 1.3</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Toc198513780 \h</w:instrText>
            </w:r>
            <w:r>
              <w:rPr>
                <w:noProof/>
                <w:webHidden/>
                <w:rtl/>
              </w:rPr>
              <w:instrText xml:space="preserve"> </w:instrText>
            </w:r>
            <w:r>
              <w:rPr>
                <w:noProof/>
                <w:webHidden/>
                <w:rtl/>
              </w:rPr>
            </w:r>
            <w:r>
              <w:rPr>
                <w:noProof/>
                <w:webHidden/>
                <w:rtl/>
              </w:rPr>
              <w:fldChar w:fldCharType="separate"/>
            </w:r>
            <w:r w:rsidR="00790BAF">
              <w:rPr>
                <w:noProof/>
                <w:webHidden/>
                <w:rtl/>
              </w:rPr>
              <w:t>2</w:t>
            </w:r>
            <w:r>
              <w:rPr>
                <w:noProof/>
                <w:webHidden/>
                <w:rtl/>
              </w:rPr>
              <w:fldChar w:fldCharType="end"/>
            </w:r>
          </w:hyperlink>
        </w:p>
        <w:p w14:paraId="02910E19" w14:textId="18D00801" w:rsidR="006F6E5A" w:rsidRDefault="006F6E5A">
          <w:pPr>
            <w:pStyle w:val="10"/>
            <w:tabs>
              <w:tab w:val="right" w:leader="dot" w:pos="8296"/>
            </w:tabs>
            <w:rPr>
              <w:noProof/>
              <w:rtl/>
            </w:rPr>
          </w:pPr>
          <w:hyperlink w:anchor="_Toc198513781" w:history="1">
            <w:r w:rsidRPr="00511BCB">
              <w:rPr>
                <w:rStyle w:val="Hyperlink"/>
                <w:b/>
                <w:bCs/>
                <w:noProof/>
                <w:rtl/>
              </w:rPr>
              <w:t>1.4 أهمية المشروع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Toc198513781 \h</w:instrText>
            </w:r>
            <w:r>
              <w:rPr>
                <w:noProof/>
                <w:webHidden/>
                <w:rtl/>
              </w:rPr>
              <w:instrText xml:space="preserve"> </w:instrText>
            </w:r>
            <w:r>
              <w:rPr>
                <w:noProof/>
                <w:webHidden/>
                <w:rtl/>
              </w:rPr>
            </w:r>
            <w:r>
              <w:rPr>
                <w:noProof/>
                <w:webHidden/>
                <w:rtl/>
              </w:rPr>
              <w:fldChar w:fldCharType="separate"/>
            </w:r>
            <w:r w:rsidR="00790BAF">
              <w:rPr>
                <w:noProof/>
                <w:webHidden/>
                <w:rtl/>
              </w:rPr>
              <w:t>3</w:t>
            </w:r>
            <w:r>
              <w:rPr>
                <w:noProof/>
                <w:webHidden/>
                <w:rtl/>
              </w:rPr>
              <w:fldChar w:fldCharType="end"/>
            </w:r>
          </w:hyperlink>
        </w:p>
        <w:p w14:paraId="11D68351" w14:textId="6317E693" w:rsidR="006F6E5A" w:rsidRDefault="006F6E5A">
          <w:pPr>
            <w:pStyle w:val="10"/>
            <w:tabs>
              <w:tab w:val="right" w:leader="dot" w:pos="8296"/>
            </w:tabs>
            <w:rPr>
              <w:noProof/>
              <w:rtl/>
            </w:rPr>
          </w:pPr>
          <w:hyperlink w:anchor="_Toc198513782" w:history="1">
            <w:r w:rsidRPr="00511BCB">
              <w:rPr>
                <w:rStyle w:val="Hyperlink"/>
                <w:noProof/>
                <w:rtl/>
              </w:rPr>
              <w:t>نطاق المشروع :</w:t>
            </w:r>
            <w:r w:rsidRPr="00511BCB">
              <w:rPr>
                <w:rStyle w:val="Hyperlink"/>
                <w:noProof/>
              </w:rPr>
              <w:t xml:space="preserve"> 1.5</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Toc198513782 \h</w:instrText>
            </w:r>
            <w:r>
              <w:rPr>
                <w:noProof/>
                <w:webHidden/>
                <w:rtl/>
              </w:rPr>
              <w:instrText xml:space="preserve"> </w:instrText>
            </w:r>
            <w:r>
              <w:rPr>
                <w:noProof/>
                <w:webHidden/>
                <w:rtl/>
              </w:rPr>
            </w:r>
            <w:r>
              <w:rPr>
                <w:noProof/>
                <w:webHidden/>
                <w:rtl/>
              </w:rPr>
              <w:fldChar w:fldCharType="separate"/>
            </w:r>
            <w:r w:rsidR="00790BAF">
              <w:rPr>
                <w:noProof/>
                <w:webHidden/>
                <w:rtl/>
              </w:rPr>
              <w:t>3</w:t>
            </w:r>
            <w:r>
              <w:rPr>
                <w:noProof/>
                <w:webHidden/>
                <w:rtl/>
              </w:rPr>
              <w:fldChar w:fldCharType="end"/>
            </w:r>
          </w:hyperlink>
        </w:p>
        <w:p w14:paraId="6D7870AC" w14:textId="321DDF29" w:rsidR="006F6E5A" w:rsidRDefault="006F6E5A">
          <w:pPr>
            <w:pStyle w:val="10"/>
            <w:tabs>
              <w:tab w:val="right" w:leader="dot" w:pos="8296"/>
            </w:tabs>
            <w:rPr>
              <w:noProof/>
              <w:rtl/>
            </w:rPr>
          </w:pPr>
          <w:hyperlink r:id="rId14" w:anchor="_Toc198513783" w:history="1">
            <w:r w:rsidRPr="00511BCB">
              <w:rPr>
                <w:rStyle w:val="Hyperlink"/>
                <w:b/>
                <w:bCs/>
                <w:noProof/>
                <w:rtl/>
              </w:rPr>
              <w:t>الفصل الثاني : الخلفية النظرية و الدراسات السابقة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Toc198513783 \h</w:instrText>
            </w:r>
            <w:r>
              <w:rPr>
                <w:noProof/>
                <w:webHidden/>
                <w:rtl/>
              </w:rPr>
              <w:instrText xml:space="preserve"> </w:instrText>
            </w:r>
            <w:r>
              <w:rPr>
                <w:noProof/>
                <w:webHidden/>
                <w:rtl/>
              </w:rPr>
            </w:r>
            <w:r>
              <w:rPr>
                <w:noProof/>
                <w:webHidden/>
                <w:rtl/>
              </w:rPr>
              <w:fldChar w:fldCharType="separate"/>
            </w:r>
            <w:r w:rsidR="00790BAF">
              <w:rPr>
                <w:noProof/>
                <w:webHidden/>
                <w:rtl/>
              </w:rPr>
              <w:t>6</w:t>
            </w:r>
            <w:r>
              <w:rPr>
                <w:noProof/>
                <w:webHidden/>
                <w:rtl/>
              </w:rPr>
              <w:fldChar w:fldCharType="end"/>
            </w:r>
          </w:hyperlink>
        </w:p>
        <w:p w14:paraId="40877ACF" w14:textId="08F1B0F5" w:rsidR="006F6E5A" w:rsidRDefault="006F6E5A">
          <w:pPr>
            <w:pStyle w:val="20"/>
            <w:tabs>
              <w:tab w:val="right" w:leader="dot" w:pos="8296"/>
            </w:tabs>
            <w:rPr>
              <w:noProof/>
              <w:rtl/>
            </w:rPr>
          </w:pPr>
          <w:hyperlink w:anchor="_Toc198513784" w:history="1">
            <w:r w:rsidRPr="00511BCB">
              <w:rPr>
                <w:rStyle w:val="Hyperlink"/>
                <w:b/>
                <w:bCs/>
                <w:noProof/>
                <w:rtl/>
              </w:rPr>
              <w:t>2.1الخلفية: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Toc198513784 \h</w:instrText>
            </w:r>
            <w:r>
              <w:rPr>
                <w:noProof/>
                <w:webHidden/>
                <w:rtl/>
              </w:rPr>
              <w:instrText xml:space="preserve"> </w:instrText>
            </w:r>
            <w:r>
              <w:rPr>
                <w:noProof/>
                <w:webHidden/>
                <w:rtl/>
              </w:rPr>
            </w:r>
            <w:r>
              <w:rPr>
                <w:noProof/>
                <w:webHidden/>
                <w:rtl/>
              </w:rPr>
              <w:fldChar w:fldCharType="separate"/>
            </w:r>
            <w:r w:rsidR="00790BAF">
              <w:rPr>
                <w:noProof/>
                <w:webHidden/>
                <w:rtl/>
              </w:rPr>
              <w:t>8</w:t>
            </w:r>
            <w:r>
              <w:rPr>
                <w:noProof/>
                <w:webHidden/>
                <w:rtl/>
              </w:rPr>
              <w:fldChar w:fldCharType="end"/>
            </w:r>
          </w:hyperlink>
        </w:p>
        <w:p w14:paraId="287F28A6" w14:textId="17F1E1CE" w:rsidR="006F6E5A" w:rsidRDefault="006F6E5A">
          <w:pPr>
            <w:pStyle w:val="20"/>
            <w:tabs>
              <w:tab w:val="right" w:leader="dot" w:pos="8296"/>
            </w:tabs>
            <w:rPr>
              <w:noProof/>
              <w:rtl/>
            </w:rPr>
          </w:pPr>
          <w:hyperlink w:anchor="_Toc198513785" w:history="1">
            <w:r w:rsidRPr="00511BCB">
              <w:rPr>
                <w:rStyle w:val="Hyperlink"/>
                <w:b/>
                <w:bCs/>
                <w:noProof/>
                <w:rtl/>
              </w:rPr>
              <w:t>2.2الدراسات السابقة: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Toc198513785 \h</w:instrText>
            </w:r>
            <w:r>
              <w:rPr>
                <w:noProof/>
                <w:webHidden/>
                <w:rtl/>
              </w:rPr>
              <w:instrText xml:space="preserve"> </w:instrText>
            </w:r>
            <w:r>
              <w:rPr>
                <w:noProof/>
                <w:webHidden/>
                <w:rtl/>
              </w:rPr>
            </w:r>
            <w:r>
              <w:rPr>
                <w:noProof/>
                <w:webHidden/>
                <w:rtl/>
              </w:rPr>
              <w:fldChar w:fldCharType="separate"/>
            </w:r>
            <w:r w:rsidR="00790BAF">
              <w:rPr>
                <w:noProof/>
                <w:webHidden/>
                <w:rtl/>
              </w:rPr>
              <w:t>9</w:t>
            </w:r>
            <w:r>
              <w:rPr>
                <w:noProof/>
                <w:webHidden/>
                <w:rtl/>
              </w:rPr>
              <w:fldChar w:fldCharType="end"/>
            </w:r>
          </w:hyperlink>
        </w:p>
        <w:p w14:paraId="31472CCA" w14:textId="50A380E6" w:rsidR="006F6E5A" w:rsidRDefault="006F6E5A">
          <w:pPr>
            <w:pStyle w:val="30"/>
            <w:tabs>
              <w:tab w:val="right" w:leader="dot" w:pos="8296"/>
            </w:tabs>
            <w:rPr>
              <w:noProof/>
              <w:rtl/>
            </w:rPr>
          </w:pPr>
          <w:hyperlink w:anchor="_Toc198513786" w:history="1">
            <w:r w:rsidRPr="00511BCB">
              <w:rPr>
                <w:rStyle w:val="Hyperlink"/>
                <w:rFonts w:ascii="Arial" w:eastAsia="Arial" w:hAnsi="Arial" w:cs="Arial"/>
                <w:b/>
                <w:bCs/>
                <w:noProof/>
                <w:rtl/>
              </w:rPr>
              <w:t>:</w:t>
            </w:r>
            <w:r w:rsidRPr="00511BCB">
              <w:rPr>
                <w:rStyle w:val="Hyperlink"/>
                <w:rFonts w:ascii="Arial" w:eastAsia="Arial" w:hAnsi="Arial" w:cs="Arial"/>
                <w:b/>
                <w:bCs/>
                <w:noProof/>
              </w:rPr>
              <w:t xml:space="preserve"> Alibaba.com</w:t>
            </w:r>
            <w:r w:rsidRPr="00511BCB">
              <w:rPr>
                <w:rStyle w:val="Hyperlink"/>
                <w:rFonts w:ascii="Arial" w:eastAsia="Arial" w:hAnsi="Arial" w:cs="Arial"/>
                <w:b/>
                <w:bCs/>
                <w:noProof/>
                <w:rtl/>
              </w:rPr>
              <w:t xml:space="preserve"> </w:t>
            </w:r>
            <w:r w:rsidRPr="00511BCB">
              <w:rPr>
                <w:rStyle w:val="Hyperlink"/>
                <w:rFonts w:ascii="Arial" w:eastAsia="Arial" w:hAnsi="Arial" w:cs="Arial"/>
                <w:b/>
                <w:bCs/>
                <w:noProof/>
              </w:rPr>
              <w:t xml:space="preserve"> </w:t>
            </w:r>
            <w:r w:rsidRPr="00511BCB">
              <w:rPr>
                <w:rStyle w:val="Hyperlink"/>
                <w:rFonts w:ascii="Arial" w:eastAsia="Arial" w:hAnsi="Arial" w:cs="Arial"/>
                <w:b/>
                <w:bCs/>
                <w:noProof/>
                <w:rtl/>
              </w:rPr>
              <w:t>1-</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Toc198513786 \h</w:instrText>
            </w:r>
            <w:r>
              <w:rPr>
                <w:noProof/>
                <w:webHidden/>
                <w:rtl/>
              </w:rPr>
              <w:instrText xml:space="preserve"> </w:instrText>
            </w:r>
            <w:r>
              <w:rPr>
                <w:noProof/>
                <w:webHidden/>
                <w:rtl/>
              </w:rPr>
            </w:r>
            <w:r>
              <w:rPr>
                <w:noProof/>
                <w:webHidden/>
                <w:rtl/>
              </w:rPr>
              <w:fldChar w:fldCharType="separate"/>
            </w:r>
            <w:r w:rsidR="00790BAF">
              <w:rPr>
                <w:rFonts w:hint="cs"/>
                <w:b/>
                <w:bCs/>
                <w:noProof/>
                <w:webHidden/>
                <w:rtl/>
              </w:rPr>
              <w:t>خطأ! الإشارة المرجعية غير معرّفة.</w:t>
            </w:r>
            <w:r>
              <w:rPr>
                <w:noProof/>
                <w:webHidden/>
                <w:rtl/>
              </w:rPr>
              <w:fldChar w:fldCharType="end"/>
            </w:r>
          </w:hyperlink>
        </w:p>
        <w:p w14:paraId="128E1BF9" w14:textId="28B167FF" w:rsidR="006F6E5A" w:rsidRDefault="006F6E5A">
          <w:pPr>
            <w:pStyle w:val="30"/>
            <w:tabs>
              <w:tab w:val="right" w:leader="dot" w:pos="8296"/>
            </w:tabs>
            <w:rPr>
              <w:noProof/>
              <w:rtl/>
            </w:rPr>
          </w:pPr>
          <w:hyperlink w:anchor="_Toc198513787" w:history="1">
            <w:r w:rsidRPr="00511BCB">
              <w:rPr>
                <w:rStyle w:val="Hyperlink"/>
                <w:rFonts w:ascii="Arial" w:eastAsia="Arial" w:hAnsi="Arial" w:cs="Arial"/>
                <w:b/>
                <w:bCs/>
                <w:noProof/>
                <w:rtl/>
              </w:rPr>
              <w:t>:</w:t>
            </w:r>
            <w:r w:rsidRPr="00511BCB">
              <w:rPr>
                <w:rStyle w:val="Hyperlink"/>
                <w:rFonts w:ascii="Arial" w:eastAsia="Arial" w:hAnsi="Arial" w:cs="Arial"/>
                <w:b/>
                <w:bCs/>
                <w:noProof/>
              </w:rPr>
              <w:t xml:space="preserve"> Faire.com</w:t>
            </w:r>
            <w:r w:rsidRPr="00511BCB">
              <w:rPr>
                <w:rStyle w:val="Hyperlink"/>
                <w:rFonts w:ascii="Arial" w:eastAsia="Arial" w:hAnsi="Arial" w:cs="Arial"/>
                <w:b/>
                <w:bCs/>
                <w:noProof/>
                <w:rtl/>
              </w:rPr>
              <w:t xml:space="preserve"> </w:t>
            </w:r>
            <w:r w:rsidRPr="00511BCB">
              <w:rPr>
                <w:rStyle w:val="Hyperlink"/>
                <w:rFonts w:ascii="Arial" w:eastAsia="Arial" w:hAnsi="Arial" w:cs="Arial"/>
                <w:b/>
                <w:bCs/>
                <w:noProof/>
              </w:rPr>
              <w:t xml:space="preserve"> </w:t>
            </w:r>
            <w:r w:rsidRPr="00511BCB">
              <w:rPr>
                <w:rStyle w:val="Hyperlink"/>
                <w:rFonts w:ascii="Arial" w:eastAsia="Arial" w:hAnsi="Arial" w:cs="Arial"/>
                <w:b/>
                <w:bCs/>
                <w:noProof/>
                <w:rtl/>
              </w:rPr>
              <w:t>1-</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Toc198513787 \h</w:instrText>
            </w:r>
            <w:r>
              <w:rPr>
                <w:noProof/>
                <w:webHidden/>
                <w:rtl/>
              </w:rPr>
              <w:instrText xml:space="preserve"> </w:instrText>
            </w:r>
            <w:r>
              <w:rPr>
                <w:noProof/>
                <w:webHidden/>
                <w:rtl/>
              </w:rPr>
            </w:r>
            <w:r>
              <w:rPr>
                <w:noProof/>
                <w:webHidden/>
                <w:rtl/>
              </w:rPr>
              <w:fldChar w:fldCharType="separate"/>
            </w:r>
            <w:r w:rsidR="00790BAF">
              <w:rPr>
                <w:rFonts w:hint="cs"/>
                <w:b/>
                <w:bCs/>
                <w:noProof/>
                <w:webHidden/>
                <w:rtl/>
              </w:rPr>
              <w:t>خطأ! الإشارة المرجعية غير معرّفة.</w:t>
            </w:r>
            <w:r>
              <w:rPr>
                <w:noProof/>
                <w:webHidden/>
                <w:rtl/>
              </w:rPr>
              <w:fldChar w:fldCharType="end"/>
            </w:r>
          </w:hyperlink>
        </w:p>
        <w:p w14:paraId="70D3EA15" w14:textId="66FAD477" w:rsidR="006F6E5A" w:rsidRDefault="006F6E5A">
          <w:pPr>
            <w:pStyle w:val="10"/>
            <w:tabs>
              <w:tab w:val="right" w:leader="dot" w:pos="8296"/>
            </w:tabs>
            <w:rPr>
              <w:noProof/>
              <w:rtl/>
            </w:rPr>
          </w:pPr>
          <w:hyperlink r:id="rId15" w:anchor="_Toc198513788" w:history="1">
            <w:r w:rsidRPr="00511BCB">
              <w:rPr>
                <w:rStyle w:val="Hyperlink"/>
                <w:b/>
                <w:bCs/>
                <w:noProof/>
                <w:rtl/>
              </w:rPr>
              <w:t>الفصل الثالث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Toc198513788 \h</w:instrText>
            </w:r>
            <w:r>
              <w:rPr>
                <w:noProof/>
                <w:webHidden/>
                <w:rtl/>
              </w:rPr>
              <w:instrText xml:space="preserve"> </w:instrText>
            </w:r>
            <w:r>
              <w:rPr>
                <w:noProof/>
                <w:webHidden/>
                <w:rtl/>
              </w:rPr>
            </w:r>
            <w:r>
              <w:rPr>
                <w:noProof/>
                <w:webHidden/>
                <w:rtl/>
              </w:rPr>
              <w:fldChar w:fldCharType="separate"/>
            </w:r>
            <w:r w:rsidR="00790BAF">
              <w:rPr>
                <w:rFonts w:hint="cs"/>
                <w:b/>
                <w:bCs/>
                <w:noProof/>
                <w:webHidden/>
                <w:rtl/>
              </w:rPr>
              <w:t>خطأ! الإشارة المرجعية غير معرّفة.</w:t>
            </w:r>
            <w:r>
              <w:rPr>
                <w:noProof/>
                <w:webHidden/>
                <w:rtl/>
              </w:rPr>
              <w:fldChar w:fldCharType="end"/>
            </w:r>
          </w:hyperlink>
        </w:p>
        <w:p w14:paraId="0CC8248A" w14:textId="3A86757C" w:rsidR="006F6E5A" w:rsidRDefault="006F6E5A">
          <w:pPr>
            <w:pStyle w:val="20"/>
            <w:tabs>
              <w:tab w:val="right" w:leader="dot" w:pos="8296"/>
            </w:tabs>
            <w:rPr>
              <w:noProof/>
              <w:rtl/>
            </w:rPr>
          </w:pPr>
          <w:hyperlink w:anchor="_Toc198513789" w:history="1">
            <w:r w:rsidRPr="00511BCB">
              <w:rPr>
                <w:rStyle w:val="Hyperlink"/>
                <w:b/>
                <w:bCs/>
                <w:noProof/>
                <w:rtl/>
              </w:rPr>
              <w:t>3.1 المقدمة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Toc198513789 \h</w:instrText>
            </w:r>
            <w:r>
              <w:rPr>
                <w:noProof/>
                <w:webHidden/>
                <w:rtl/>
              </w:rPr>
              <w:instrText xml:space="preserve"> </w:instrText>
            </w:r>
            <w:r>
              <w:rPr>
                <w:noProof/>
                <w:webHidden/>
                <w:rtl/>
              </w:rPr>
            </w:r>
            <w:r>
              <w:rPr>
                <w:noProof/>
                <w:webHidden/>
                <w:rtl/>
              </w:rPr>
              <w:fldChar w:fldCharType="separate"/>
            </w:r>
            <w:r w:rsidR="00790BAF">
              <w:rPr>
                <w:noProof/>
                <w:webHidden/>
                <w:rtl/>
              </w:rPr>
              <w:t>11</w:t>
            </w:r>
            <w:r>
              <w:rPr>
                <w:noProof/>
                <w:webHidden/>
                <w:rtl/>
              </w:rPr>
              <w:fldChar w:fldCharType="end"/>
            </w:r>
          </w:hyperlink>
        </w:p>
        <w:p w14:paraId="752E6DD0" w14:textId="228A6D05" w:rsidR="006F6E5A" w:rsidRDefault="006F6E5A">
          <w:pPr>
            <w:pStyle w:val="20"/>
            <w:tabs>
              <w:tab w:val="right" w:leader="dot" w:pos="8296"/>
            </w:tabs>
            <w:rPr>
              <w:noProof/>
              <w:rtl/>
            </w:rPr>
          </w:pPr>
          <w:hyperlink w:anchor="_Toc198513790" w:history="1">
            <w:r w:rsidRPr="00511BCB">
              <w:rPr>
                <w:rStyle w:val="Hyperlink"/>
                <w:b/>
                <w:bCs/>
                <w:noProof/>
                <w:rtl/>
              </w:rPr>
              <w:t>3.2 طريقة جمع البيانات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Toc198513790 \h</w:instrText>
            </w:r>
            <w:r>
              <w:rPr>
                <w:noProof/>
                <w:webHidden/>
                <w:rtl/>
              </w:rPr>
              <w:instrText xml:space="preserve"> </w:instrText>
            </w:r>
            <w:r>
              <w:rPr>
                <w:noProof/>
                <w:webHidden/>
                <w:rtl/>
              </w:rPr>
            </w:r>
            <w:r>
              <w:rPr>
                <w:noProof/>
                <w:webHidden/>
                <w:rtl/>
              </w:rPr>
              <w:fldChar w:fldCharType="separate"/>
            </w:r>
            <w:r w:rsidR="00790BAF">
              <w:rPr>
                <w:noProof/>
                <w:webHidden/>
                <w:rtl/>
              </w:rPr>
              <w:t>11</w:t>
            </w:r>
            <w:r>
              <w:rPr>
                <w:noProof/>
                <w:webHidden/>
                <w:rtl/>
              </w:rPr>
              <w:fldChar w:fldCharType="end"/>
            </w:r>
          </w:hyperlink>
        </w:p>
        <w:p w14:paraId="1137C0CC" w14:textId="5363E6F7" w:rsidR="006F6E5A" w:rsidRDefault="006F6E5A">
          <w:pPr>
            <w:pStyle w:val="20"/>
            <w:tabs>
              <w:tab w:val="right" w:leader="dot" w:pos="8296"/>
            </w:tabs>
            <w:rPr>
              <w:noProof/>
              <w:rtl/>
            </w:rPr>
          </w:pPr>
          <w:hyperlink w:anchor="_Toc198513791" w:history="1">
            <w:r w:rsidRPr="00511BCB">
              <w:rPr>
                <w:rStyle w:val="Hyperlink"/>
                <w:rFonts w:ascii="Times New Roman" w:eastAsia="Times New Roman" w:hAnsi="Times New Roman" w:cs="Times New Roman"/>
                <w:b/>
                <w:bCs/>
                <w:noProof/>
                <w:rtl/>
              </w:rPr>
              <w:t>3.3 تحديد المتطلبات: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Toc198513791 \h</w:instrText>
            </w:r>
            <w:r>
              <w:rPr>
                <w:noProof/>
                <w:webHidden/>
                <w:rtl/>
              </w:rPr>
              <w:instrText xml:space="preserve"> </w:instrText>
            </w:r>
            <w:r>
              <w:rPr>
                <w:noProof/>
                <w:webHidden/>
                <w:rtl/>
              </w:rPr>
            </w:r>
            <w:r>
              <w:rPr>
                <w:noProof/>
                <w:webHidden/>
                <w:rtl/>
              </w:rPr>
              <w:fldChar w:fldCharType="separate"/>
            </w:r>
            <w:r w:rsidR="00790BAF">
              <w:rPr>
                <w:rFonts w:hint="cs"/>
                <w:b/>
                <w:bCs/>
                <w:noProof/>
                <w:webHidden/>
                <w:rtl/>
              </w:rPr>
              <w:t>خطأ! الإشارة المرجعية غير معرّفة.</w:t>
            </w:r>
            <w:r>
              <w:rPr>
                <w:noProof/>
                <w:webHidden/>
                <w:rtl/>
              </w:rPr>
              <w:fldChar w:fldCharType="end"/>
            </w:r>
          </w:hyperlink>
        </w:p>
        <w:p w14:paraId="22EC0BE2" w14:textId="75C24840" w:rsidR="006F6E5A" w:rsidRDefault="006F6E5A">
          <w:pPr>
            <w:pStyle w:val="30"/>
            <w:tabs>
              <w:tab w:val="right" w:leader="dot" w:pos="8296"/>
            </w:tabs>
            <w:rPr>
              <w:noProof/>
              <w:rtl/>
            </w:rPr>
          </w:pPr>
          <w:hyperlink w:anchor="_Toc198513792" w:history="1">
            <w:r w:rsidRPr="00511BCB">
              <w:rPr>
                <w:rStyle w:val="Hyperlink"/>
                <w:rFonts w:ascii="Times New Roman" w:eastAsia="Times New Roman" w:hAnsi="Times New Roman" w:cs="Times New Roman"/>
                <w:b/>
                <w:bCs/>
                <w:noProof/>
                <w:rtl/>
              </w:rPr>
              <w:t>3.4 المتطلبات الوظيفية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Toc198513792 \h</w:instrText>
            </w:r>
            <w:r>
              <w:rPr>
                <w:noProof/>
                <w:webHidden/>
                <w:rtl/>
              </w:rPr>
              <w:instrText xml:space="preserve"> </w:instrText>
            </w:r>
            <w:r>
              <w:rPr>
                <w:noProof/>
                <w:webHidden/>
                <w:rtl/>
              </w:rPr>
            </w:r>
            <w:r>
              <w:rPr>
                <w:noProof/>
                <w:webHidden/>
                <w:rtl/>
              </w:rPr>
              <w:fldChar w:fldCharType="separate"/>
            </w:r>
            <w:r w:rsidR="00790BAF">
              <w:rPr>
                <w:rFonts w:hint="cs"/>
                <w:b/>
                <w:bCs/>
                <w:noProof/>
                <w:webHidden/>
                <w:rtl/>
              </w:rPr>
              <w:t>خطأ! الإشارة المرجعية غير معرّفة.</w:t>
            </w:r>
            <w:r>
              <w:rPr>
                <w:noProof/>
                <w:webHidden/>
                <w:rtl/>
              </w:rPr>
              <w:fldChar w:fldCharType="end"/>
            </w:r>
          </w:hyperlink>
        </w:p>
        <w:p w14:paraId="5490924D" w14:textId="0AC0335A" w:rsidR="006F6E5A" w:rsidRDefault="006F6E5A">
          <w:pPr>
            <w:pStyle w:val="30"/>
            <w:tabs>
              <w:tab w:val="right" w:leader="dot" w:pos="8296"/>
            </w:tabs>
            <w:rPr>
              <w:noProof/>
              <w:rtl/>
            </w:rPr>
          </w:pPr>
          <w:hyperlink w:anchor="_Toc198513793" w:history="1">
            <w:r w:rsidRPr="00511BCB">
              <w:rPr>
                <w:rStyle w:val="Hyperlink"/>
                <w:rFonts w:ascii="Times New Roman" w:eastAsia="Times New Roman" w:hAnsi="Times New Roman" w:cs="Times New Roman"/>
                <w:b/>
                <w:bCs/>
                <w:noProof/>
                <w:rtl/>
              </w:rPr>
              <w:t>3.5 المتطلبات الغير وظيفية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Toc198513793 \h</w:instrText>
            </w:r>
            <w:r>
              <w:rPr>
                <w:noProof/>
                <w:webHidden/>
                <w:rtl/>
              </w:rPr>
              <w:instrText xml:space="preserve"> </w:instrText>
            </w:r>
            <w:r>
              <w:rPr>
                <w:noProof/>
                <w:webHidden/>
                <w:rtl/>
              </w:rPr>
            </w:r>
            <w:r>
              <w:rPr>
                <w:noProof/>
                <w:webHidden/>
                <w:rtl/>
              </w:rPr>
              <w:fldChar w:fldCharType="separate"/>
            </w:r>
            <w:r w:rsidR="00790BAF">
              <w:rPr>
                <w:rFonts w:hint="cs"/>
                <w:b/>
                <w:bCs/>
                <w:noProof/>
                <w:webHidden/>
                <w:rtl/>
              </w:rPr>
              <w:t>خطأ! الإشارة المرجعية غير معرّفة.</w:t>
            </w:r>
            <w:r>
              <w:rPr>
                <w:noProof/>
                <w:webHidden/>
                <w:rtl/>
              </w:rPr>
              <w:fldChar w:fldCharType="end"/>
            </w:r>
          </w:hyperlink>
        </w:p>
        <w:p w14:paraId="53CAE327" w14:textId="0FE417EC" w:rsidR="006F6E5A" w:rsidRDefault="006F6E5A" w:rsidP="00BE7402">
          <w:pPr>
            <w:pStyle w:val="20"/>
            <w:tabs>
              <w:tab w:val="right" w:leader="dot" w:pos="8296"/>
            </w:tabs>
            <w:rPr>
              <w:noProof/>
              <w:rtl/>
            </w:rPr>
          </w:pPr>
          <w:hyperlink w:anchor="_Toc198513795" w:history="1">
            <w:r w:rsidRPr="00511BCB">
              <w:rPr>
                <w:rStyle w:val="Hyperlink"/>
                <w:rFonts w:ascii="Times New Roman" w:eastAsia="Times New Roman" w:hAnsi="Times New Roman" w:cs="Times New Roman"/>
                <w:b/>
                <w:bCs/>
                <w:noProof/>
                <w:lang w:bidi="ar-AE"/>
              </w:rPr>
              <w:t xml:space="preserve">:(Use Case) </w:t>
            </w:r>
            <w:r w:rsidRPr="00511BCB">
              <w:rPr>
                <w:rStyle w:val="Hyperlink"/>
                <w:rFonts w:ascii="Times New Roman" w:eastAsia="Times New Roman" w:hAnsi="Times New Roman" w:cs="Times New Roman"/>
                <w:b/>
                <w:bCs/>
                <w:noProof/>
                <w:rtl/>
              </w:rPr>
              <w:t>3.6.1 نموذج حالة الاستخدام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Toc198513795 \h</w:instrText>
            </w:r>
            <w:r>
              <w:rPr>
                <w:noProof/>
                <w:webHidden/>
                <w:rtl/>
              </w:rPr>
              <w:instrText xml:space="preserve"> </w:instrText>
            </w:r>
            <w:r>
              <w:rPr>
                <w:noProof/>
                <w:webHidden/>
                <w:rtl/>
              </w:rPr>
            </w:r>
            <w:r>
              <w:rPr>
                <w:noProof/>
                <w:webHidden/>
                <w:rtl/>
              </w:rPr>
              <w:fldChar w:fldCharType="separate"/>
            </w:r>
            <w:r w:rsidR="00790BAF">
              <w:rPr>
                <w:rFonts w:hint="cs"/>
                <w:b/>
                <w:bCs/>
                <w:noProof/>
                <w:webHidden/>
                <w:rtl/>
              </w:rPr>
              <w:t>خطأ! الإشارة المرجعية غير معرّفة.</w:t>
            </w:r>
            <w:r>
              <w:rPr>
                <w:noProof/>
                <w:webHidden/>
                <w:rtl/>
              </w:rPr>
              <w:fldChar w:fldCharType="end"/>
            </w:r>
          </w:hyperlink>
        </w:p>
        <w:p w14:paraId="2B2680DF" w14:textId="0B41643D" w:rsidR="006F6E5A" w:rsidRDefault="006F6E5A" w:rsidP="00BE7402">
          <w:pPr>
            <w:pStyle w:val="30"/>
            <w:tabs>
              <w:tab w:val="right" w:leader="dot" w:pos="8296"/>
            </w:tabs>
            <w:rPr>
              <w:noProof/>
              <w:rtl/>
            </w:rPr>
          </w:pPr>
        </w:p>
        <w:p w14:paraId="22D23EC8" w14:textId="2629BE6B" w:rsidR="006F6E5A" w:rsidRDefault="006F6E5A" w:rsidP="00BE7402">
          <w:pPr>
            <w:pStyle w:val="20"/>
            <w:tabs>
              <w:tab w:val="right" w:leader="dot" w:pos="8296"/>
            </w:tabs>
            <w:rPr>
              <w:noProof/>
              <w:rtl/>
            </w:rPr>
          </w:pPr>
        </w:p>
        <w:p w14:paraId="20AB0BC0" w14:textId="3B57D691" w:rsidR="006F6E5A" w:rsidRDefault="006F6E5A" w:rsidP="00BE7402">
          <w:pPr>
            <w:pStyle w:val="20"/>
            <w:tabs>
              <w:tab w:val="right" w:leader="dot" w:pos="8296"/>
            </w:tabs>
            <w:rPr>
              <w:noProof/>
              <w:rtl/>
            </w:rPr>
          </w:pPr>
        </w:p>
        <w:p w14:paraId="443392FC" w14:textId="42E359BB" w:rsidR="006F6E5A" w:rsidRDefault="006F6E5A" w:rsidP="00BE7402">
          <w:pPr>
            <w:pStyle w:val="20"/>
            <w:tabs>
              <w:tab w:val="right" w:leader="dot" w:pos="8296"/>
            </w:tabs>
            <w:rPr>
              <w:noProof/>
              <w:rtl/>
            </w:rPr>
          </w:pPr>
        </w:p>
        <w:p w14:paraId="0A73B0E7" w14:textId="0AB7839E" w:rsidR="006F6E5A" w:rsidRDefault="006F6E5A" w:rsidP="00BE7402">
          <w:pPr>
            <w:pStyle w:val="20"/>
            <w:tabs>
              <w:tab w:val="right" w:leader="dot" w:pos="8296"/>
            </w:tabs>
            <w:rPr>
              <w:noProof/>
              <w:rtl/>
            </w:rPr>
          </w:pPr>
        </w:p>
        <w:p w14:paraId="6FCF8915" w14:textId="4DFF4482" w:rsidR="006F6E5A" w:rsidRDefault="006F6E5A" w:rsidP="00BE7402">
          <w:pPr>
            <w:pStyle w:val="20"/>
            <w:tabs>
              <w:tab w:val="right" w:leader="dot" w:pos="8296"/>
            </w:tabs>
            <w:rPr>
              <w:noProof/>
              <w:rtl/>
            </w:rPr>
          </w:pPr>
        </w:p>
        <w:p w14:paraId="0F4677A1" w14:textId="66D10A7D" w:rsidR="006F6E5A" w:rsidRDefault="006F6E5A" w:rsidP="00BE7402">
          <w:pPr>
            <w:pStyle w:val="30"/>
            <w:tabs>
              <w:tab w:val="right" w:leader="dot" w:pos="8296"/>
            </w:tabs>
            <w:rPr>
              <w:noProof/>
              <w:rtl/>
            </w:rPr>
          </w:pPr>
        </w:p>
        <w:p w14:paraId="3BB9CF69" w14:textId="63644BAD" w:rsidR="006F6E5A" w:rsidRDefault="006F6E5A" w:rsidP="00BE7402">
          <w:pPr>
            <w:pStyle w:val="30"/>
            <w:tabs>
              <w:tab w:val="right" w:leader="dot" w:pos="8296"/>
            </w:tabs>
            <w:rPr>
              <w:noProof/>
              <w:rtl/>
            </w:rPr>
          </w:pPr>
        </w:p>
        <w:p w14:paraId="383DC824" w14:textId="30C64363" w:rsidR="006F6E5A" w:rsidRDefault="006F6E5A" w:rsidP="00BE7402">
          <w:pPr>
            <w:pStyle w:val="30"/>
            <w:tabs>
              <w:tab w:val="right" w:leader="dot" w:pos="8296"/>
            </w:tabs>
            <w:rPr>
              <w:noProof/>
              <w:rtl/>
            </w:rPr>
          </w:pPr>
        </w:p>
        <w:p w14:paraId="202F1993" w14:textId="7261BF57" w:rsidR="006F6E5A" w:rsidRDefault="006F6E5A" w:rsidP="00BE7402">
          <w:pPr>
            <w:pStyle w:val="30"/>
            <w:tabs>
              <w:tab w:val="right" w:leader="dot" w:pos="8296"/>
            </w:tabs>
            <w:rPr>
              <w:noProof/>
              <w:rtl/>
            </w:rPr>
          </w:pPr>
        </w:p>
        <w:p w14:paraId="53B1B00D" w14:textId="6FD35605" w:rsidR="006F6E5A" w:rsidRDefault="006F6E5A" w:rsidP="00BE7402">
          <w:pPr>
            <w:pStyle w:val="30"/>
            <w:tabs>
              <w:tab w:val="right" w:leader="dot" w:pos="8296"/>
            </w:tabs>
            <w:rPr>
              <w:noProof/>
              <w:rtl/>
            </w:rPr>
          </w:pPr>
        </w:p>
        <w:p w14:paraId="66F61BF4" w14:textId="41B1E48D" w:rsidR="006F6E5A" w:rsidRDefault="006F6E5A">
          <w:pPr>
            <w:pStyle w:val="20"/>
            <w:tabs>
              <w:tab w:val="right" w:leader="dot" w:pos="8296"/>
            </w:tabs>
            <w:rPr>
              <w:noProof/>
              <w:rtl/>
            </w:rPr>
          </w:pPr>
        </w:p>
        <w:p w14:paraId="02549A33" w14:textId="42172914" w:rsidR="006F6E5A" w:rsidRDefault="006F6E5A" w:rsidP="00BE7402">
          <w:pPr>
            <w:pStyle w:val="30"/>
            <w:tabs>
              <w:tab w:val="right" w:leader="dot" w:pos="8296"/>
            </w:tabs>
            <w:rPr>
              <w:noProof/>
              <w:rtl/>
            </w:rPr>
          </w:pPr>
        </w:p>
        <w:p w14:paraId="21FF7B9B" w14:textId="50B10785" w:rsidR="006F6E5A" w:rsidRDefault="006F6E5A" w:rsidP="00BE7402">
          <w:pPr>
            <w:pStyle w:val="30"/>
            <w:tabs>
              <w:tab w:val="right" w:leader="dot" w:pos="8296"/>
            </w:tabs>
            <w:rPr>
              <w:noProof/>
              <w:rtl/>
            </w:rPr>
          </w:pPr>
        </w:p>
        <w:p w14:paraId="63284188" w14:textId="6889F80B" w:rsidR="006F6E5A" w:rsidRDefault="006F6E5A" w:rsidP="00BE7402">
          <w:pPr>
            <w:pStyle w:val="20"/>
            <w:tabs>
              <w:tab w:val="right" w:leader="dot" w:pos="8296"/>
            </w:tabs>
            <w:rPr>
              <w:noProof/>
              <w:rtl/>
            </w:rPr>
          </w:pPr>
        </w:p>
        <w:p w14:paraId="78FB1E1B" w14:textId="69C89197" w:rsidR="006F6E5A" w:rsidRDefault="006F6E5A" w:rsidP="00BE7402">
          <w:pPr>
            <w:pStyle w:val="30"/>
            <w:tabs>
              <w:tab w:val="right" w:leader="dot" w:pos="8296"/>
            </w:tabs>
            <w:rPr>
              <w:noProof/>
              <w:rtl/>
            </w:rPr>
          </w:pPr>
        </w:p>
        <w:p w14:paraId="38A29984" w14:textId="78F4DF94" w:rsidR="006F6E5A" w:rsidRDefault="006F6E5A" w:rsidP="00BE7402">
          <w:pPr>
            <w:pStyle w:val="30"/>
            <w:tabs>
              <w:tab w:val="right" w:leader="dot" w:pos="8296"/>
            </w:tabs>
            <w:rPr>
              <w:noProof/>
              <w:rtl/>
            </w:rPr>
          </w:pPr>
        </w:p>
        <w:p w14:paraId="755A54A2" w14:textId="3908146E" w:rsidR="006F6E5A" w:rsidRDefault="006F6E5A" w:rsidP="00BE7402">
          <w:pPr>
            <w:pStyle w:val="30"/>
            <w:tabs>
              <w:tab w:val="right" w:leader="dot" w:pos="8296"/>
            </w:tabs>
            <w:rPr>
              <w:noProof/>
              <w:rtl/>
            </w:rPr>
          </w:pPr>
        </w:p>
        <w:p w14:paraId="7FB4CE2C" w14:textId="365C4CFB" w:rsidR="006F6E5A" w:rsidRDefault="006F6E5A" w:rsidP="00BE7402">
          <w:pPr>
            <w:pStyle w:val="30"/>
            <w:tabs>
              <w:tab w:val="right" w:leader="dot" w:pos="8296"/>
            </w:tabs>
            <w:rPr>
              <w:noProof/>
              <w:rtl/>
            </w:rPr>
          </w:pPr>
        </w:p>
        <w:p w14:paraId="4C35A01D" w14:textId="5F9B57EB" w:rsidR="006F6E5A" w:rsidRDefault="006F6E5A" w:rsidP="00BE7402">
          <w:pPr>
            <w:pStyle w:val="30"/>
            <w:tabs>
              <w:tab w:val="right" w:leader="dot" w:pos="8296"/>
            </w:tabs>
            <w:rPr>
              <w:noProof/>
              <w:rtl/>
            </w:rPr>
          </w:pPr>
        </w:p>
        <w:p w14:paraId="4B431B92" w14:textId="2846BAA6" w:rsidR="006F6E5A" w:rsidRDefault="006F6E5A" w:rsidP="00BE7402">
          <w:pPr>
            <w:pStyle w:val="30"/>
            <w:tabs>
              <w:tab w:val="right" w:leader="dot" w:pos="8296"/>
            </w:tabs>
            <w:rPr>
              <w:noProof/>
              <w:rtl/>
            </w:rPr>
          </w:pPr>
        </w:p>
        <w:p w14:paraId="69010C23" w14:textId="6C196137" w:rsidR="006F6E5A" w:rsidRDefault="006F6E5A" w:rsidP="00BE7402">
          <w:pPr>
            <w:pStyle w:val="30"/>
            <w:tabs>
              <w:tab w:val="right" w:leader="dot" w:pos="8296"/>
            </w:tabs>
            <w:rPr>
              <w:noProof/>
              <w:rtl/>
            </w:rPr>
          </w:pPr>
        </w:p>
        <w:p w14:paraId="4EF2BABA" w14:textId="211E74F1" w:rsidR="006F6E5A" w:rsidRDefault="006F6E5A" w:rsidP="00BE7402">
          <w:pPr>
            <w:pStyle w:val="30"/>
            <w:tabs>
              <w:tab w:val="right" w:leader="dot" w:pos="8296"/>
            </w:tabs>
            <w:rPr>
              <w:noProof/>
              <w:rtl/>
            </w:rPr>
          </w:pPr>
        </w:p>
        <w:p w14:paraId="7C071882" w14:textId="1F147722" w:rsidR="006F6E5A" w:rsidRDefault="006F6E5A" w:rsidP="00BE7402">
          <w:pPr>
            <w:pStyle w:val="30"/>
            <w:tabs>
              <w:tab w:val="right" w:leader="dot" w:pos="8296"/>
            </w:tabs>
            <w:rPr>
              <w:noProof/>
              <w:rtl/>
            </w:rPr>
          </w:pPr>
        </w:p>
        <w:p w14:paraId="6AAEBD4D" w14:textId="1642F64A" w:rsidR="006F6E5A" w:rsidRDefault="006F6E5A" w:rsidP="00BE7402">
          <w:pPr>
            <w:pStyle w:val="30"/>
            <w:tabs>
              <w:tab w:val="right" w:leader="dot" w:pos="8296"/>
            </w:tabs>
            <w:rPr>
              <w:noProof/>
              <w:rtl/>
            </w:rPr>
          </w:pPr>
        </w:p>
        <w:p w14:paraId="5E747FAF" w14:textId="1612B4F6" w:rsidR="006F6E5A" w:rsidRDefault="006F6E5A" w:rsidP="00BE7402">
          <w:pPr>
            <w:pStyle w:val="20"/>
            <w:tabs>
              <w:tab w:val="right" w:leader="dot" w:pos="8296"/>
            </w:tabs>
            <w:rPr>
              <w:noProof/>
              <w:rtl/>
            </w:rPr>
          </w:pPr>
        </w:p>
        <w:p w14:paraId="326C65E5" w14:textId="626FD15B" w:rsidR="006F6E5A" w:rsidRDefault="006F6E5A" w:rsidP="00BE7402">
          <w:pPr>
            <w:pStyle w:val="20"/>
            <w:tabs>
              <w:tab w:val="right" w:leader="dot" w:pos="8296"/>
            </w:tabs>
            <w:rPr>
              <w:noProof/>
              <w:rtl/>
            </w:rPr>
          </w:pPr>
        </w:p>
        <w:p w14:paraId="72FFDEEE" w14:textId="2F352081" w:rsidR="006F6E5A" w:rsidRDefault="006F6E5A" w:rsidP="00BE7402">
          <w:pPr>
            <w:pStyle w:val="20"/>
            <w:tabs>
              <w:tab w:val="right" w:leader="dot" w:pos="8296"/>
            </w:tabs>
            <w:rPr>
              <w:noProof/>
              <w:rtl/>
            </w:rPr>
          </w:pPr>
        </w:p>
        <w:p w14:paraId="31D20F65" w14:textId="74EC4AEA" w:rsidR="00E955A5" w:rsidRPr="00E84E10" w:rsidRDefault="00374F0A" w:rsidP="00400888">
          <w:pPr>
            <w:rPr>
              <w:rtl/>
            </w:rPr>
            <w:sectPr w:rsidR="00E955A5" w:rsidRPr="00E84E10" w:rsidSect="00FA6954">
              <w:footerReference w:type="default" r:id="rId16"/>
              <w:pgSz w:w="11906" w:h="16838"/>
              <w:pgMar w:top="1440" w:right="1800" w:bottom="1440" w:left="180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pgNumType w:fmt="lowerRoman" w:start="1"/>
              <w:cols w:space="708"/>
              <w:bidi/>
              <w:rtlGutter/>
              <w:docGrid w:linePitch="360"/>
            </w:sectPr>
          </w:pPr>
          <w:r>
            <w:rPr>
              <w:b/>
              <w:bCs/>
              <w:lang w:val="ar-SA"/>
            </w:rPr>
            <w:fldChar w:fldCharType="end"/>
          </w:r>
        </w:p>
      </w:sdtContent>
    </w:sdt>
    <w:p w14:paraId="767A01E0" w14:textId="190EF98B" w:rsidR="001F6E88" w:rsidRDefault="00FA6954" w:rsidP="00E955A5">
      <w:pPr>
        <w:rPr>
          <w:rFonts w:asciiTheme="majorBidi" w:hAnsiTheme="majorBidi" w:cstheme="majorBidi"/>
          <w:sz w:val="32"/>
          <w:szCs w:val="32"/>
          <w:rtl/>
        </w:rPr>
      </w:pPr>
      <w:r>
        <w:rPr>
          <w:rFonts w:asciiTheme="majorBidi" w:hAnsiTheme="majorBidi" w:cstheme="majorBidi"/>
          <w:noProof/>
          <w:sz w:val="32"/>
          <w:szCs w:val="32"/>
          <w:rtl/>
          <w:lang w:val="ar-SA"/>
        </w:rPr>
        <mc:AlternateContent>
          <mc:Choice Requires="wps">
            <w:drawing>
              <wp:anchor distT="0" distB="0" distL="114300" distR="114300" simplePos="0" relativeHeight="251664384" behindDoc="0" locked="0" layoutInCell="1" allowOverlap="1" wp14:anchorId="5F5DE92A" wp14:editId="56C8E005">
                <wp:simplePos x="0" y="0"/>
                <wp:positionH relativeFrom="column">
                  <wp:posOffset>-701040</wp:posOffset>
                </wp:positionH>
                <wp:positionV relativeFrom="paragraph">
                  <wp:posOffset>-480060</wp:posOffset>
                </wp:positionV>
                <wp:extent cx="6690360" cy="9433560"/>
                <wp:effectExtent l="0" t="0" r="15240" b="15240"/>
                <wp:wrapNone/>
                <wp:docPr id="20" name="Rectangle 20"/>
                <wp:cNvGraphicFramePr/>
                <a:graphic xmlns:a="http://schemas.openxmlformats.org/drawingml/2006/main">
                  <a:graphicData uri="http://schemas.microsoft.com/office/word/2010/wordprocessingShape">
                    <wps:wsp>
                      <wps:cNvSpPr/>
                      <wps:spPr>
                        <a:xfrm>
                          <a:off x="0" y="0"/>
                          <a:ext cx="6690360" cy="94335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9F6241D" w14:textId="7A4FC7F0" w:rsidR="00FF61B6" w:rsidRPr="00C9214C" w:rsidRDefault="00A86A4E" w:rsidP="00FF61B6">
                            <w:pPr>
                              <w:jc w:val="center"/>
                              <w:outlineLvl w:val="0"/>
                              <w:rPr>
                                <w:b/>
                                <w:bCs/>
                                <w:sz w:val="56"/>
                                <w:szCs w:val="56"/>
                              </w:rPr>
                            </w:pPr>
                            <w:bookmarkStart w:id="4" w:name="_Toc198513777"/>
                            <w:r w:rsidRPr="00C9214C">
                              <w:rPr>
                                <w:rFonts w:hint="cs"/>
                                <w:b/>
                                <w:bCs/>
                                <w:sz w:val="56"/>
                                <w:szCs w:val="56"/>
                                <w:rtl/>
                              </w:rPr>
                              <w:t xml:space="preserve">الفصل </w:t>
                            </w:r>
                            <w:proofErr w:type="gramStart"/>
                            <w:r w:rsidRPr="00C9214C">
                              <w:rPr>
                                <w:rFonts w:hint="cs"/>
                                <w:b/>
                                <w:bCs/>
                                <w:sz w:val="56"/>
                                <w:szCs w:val="56"/>
                                <w:rtl/>
                              </w:rPr>
                              <w:t>الأول :</w:t>
                            </w:r>
                            <w:proofErr w:type="gramEnd"/>
                            <w:r w:rsidRPr="00C9214C">
                              <w:rPr>
                                <w:b/>
                                <w:bCs/>
                                <w:sz w:val="56"/>
                                <w:szCs w:val="56"/>
                                <w:rtl/>
                              </w:rPr>
                              <w:br/>
                            </w:r>
                            <w:bookmarkEnd w:id="4"/>
                            <w:r w:rsidR="00856D5F">
                              <w:rPr>
                                <w:rFonts w:hint="cs"/>
                                <w:b/>
                                <w:bCs/>
                                <w:sz w:val="56"/>
                                <w:szCs w:val="56"/>
                                <w:rtl/>
                              </w:rPr>
                              <w:t>المقدمة: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5DE92A" id="Rectangle 20" o:spid="_x0000_s1030" style="position:absolute;left:0;text-align:left;margin-left:-55.2pt;margin-top:-37.8pt;width:526.8pt;height:742.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" fillcolor="#4472c4 [3204]" strokecolor="#1f3763 [1604]" strokeweight="1pt">
                <v:textbox>
                  <w:txbxContent>
                    <w:p w14:paraId="29F6241D" w14:textId="7A4FC7F0" w:rsidR="00FF61B6" w:rsidRPr="00C9214C" w:rsidRDefault="00A86A4E" w:rsidP="00FF61B6">
                      <w:pPr>
                        <w:jc w:val="center"/>
                        <w:outlineLvl w:val="0"/>
                        <w:rPr>
                          <w:b/>
                          <w:bCs/>
                          <w:sz w:val="56"/>
                          <w:szCs w:val="56"/>
                        </w:rPr>
                      </w:pPr>
                      <w:bookmarkStart w:id="5" w:name="_Toc198513777"/>
                      <w:r w:rsidRPr="00C9214C">
                        <w:rPr>
                          <w:rFonts w:hint="cs"/>
                          <w:b/>
                          <w:bCs/>
                          <w:sz w:val="56"/>
                          <w:szCs w:val="56"/>
                          <w:rtl/>
                        </w:rPr>
                        <w:t xml:space="preserve">الفصل </w:t>
                      </w:r>
                      <w:proofErr w:type="gramStart"/>
                      <w:r w:rsidRPr="00C9214C">
                        <w:rPr>
                          <w:rFonts w:hint="cs"/>
                          <w:b/>
                          <w:bCs/>
                          <w:sz w:val="56"/>
                          <w:szCs w:val="56"/>
                          <w:rtl/>
                        </w:rPr>
                        <w:t>الأول :</w:t>
                      </w:r>
                      <w:proofErr w:type="gramEnd"/>
                      <w:r w:rsidRPr="00C9214C">
                        <w:rPr>
                          <w:b/>
                          <w:bCs/>
                          <w:sz w:val="56"/>
                          <w:szCs w:val="56"/>
                          <w:rtl/>
                        </w:rPr>
                        <w:br/>
                      </w:r>
                      <w:bookmarkEnd w:id="5"/>
                      <w:r w:rsidR="00856D5F">
                        <w:rPr>
                          <w:rFonts w:hint="cs"/>
                          <w:b/>
                          <w:bCs/>
                          <w:sz w:val="56"/>
                          <w:szCs w:val="56"/>
                          <w:rtl/>
                        </w:rPr>
                        <w:t>المقدمة:</w:t>
                      </w:r>
                    </w:p>
                  </w:txbxContent>
                </v:textbox>
              </v:rect>
            </w:pict>
          </mc:Fallback>
        </mc:AlternateContent>
      </w:r>
    </w:p>
    <w:p w14:paraId="73625D99" w14:textId="27DEA9F1" w:rsidR="00C9214C" w:rsidRDefault="00C9214C" w:rsidP="003F4F02">
      <w:pPr>
        <w:jc w:val="center"/>
        <w:rPr>
          <w:rFonts w:asciiTheme="majorBidi" w:hAnsiTheme="majorBidi" w:cstheme="majorBidi"/>
          <w:sz w:val="32"/>
          <w:szCs w:val="32"/>
          <w:rtl/>
        </w:rPr>
      </w:pPr>
    </w:p>
    <w:p w14:paraId="65B4957D" w14:textId="56B71F35" w:rsidR="00C9214C" w:rsidRDefault="00C9214C" w:rsidP="003F4F02">
      <w:pPr>
        <w:jc w:val="center"/>
        <w:rPr>
          <w:rFonts w:asciiTheme="majorBidi" w:hAnsiTheme="majorBidi" w:cstheme="majorBidi"/>
          <w:sz w:val="32"/>
          <w:szCs w:val="32"/>
          <w:rtl/>
        </w:rPr>
      </w:pPr>
    </w:p>
    <w:p w14:paraId="01CFF4E0" w14:textId="55117053" w:rsidR="00C9214C" w:rsidRDefault="00C9214C" w:rsidP="003F4F02">
      <w:pPr>
        <w:jc w:val="center"/>
        <w:rPr>
          <w:rFonts w:asciiTheme="majorBidi" w:hAnsiTheme="majorBidi" w:cstheme="majorBidi"/>
          <w:sz w:val="32"/>
          <w:szCs w:val="32"/>
          <w:rtl/>
        </w:rPr>
      </w:pPr>
    </w:p>
    <w:p w14:paraId="5AE30952" w14:textId="52E983C0" w:rsidR="00C9214C" w:rsidRDefault="00C9214C" w:rsidP="003F4F02">
      <w:pPr>
        <w:jc w:val="center"/>
        <w:rPr>
          <w:rFonts w:asciiTheme="majorBidi" w:hAnsiTheme="majorBidi" w:cstheme="majorBidi"/>
          <w:sz w:val="32"/>
          <w:szCs w:val="32"/>
          <w:rtl/>
        </w:rPr>
      </w:pPr>
    </w:p>
    <w:p w14:paraId="63704B58" w14:textId="66074CB4" w:rsidR="00C9214C" w:rsidRPr="00C9214C" w:rsidRDefault="00C9214C" w:rsidP="003F4F02">
      <w:pPr>
        <w:jc w:val="center"/>
        <w:rPr>
          <w:rFonts w:asciiTheme="majorBidi" w:hAnsiTheme="majorBidi" w:cstheme="majorBidi"/>
          <w:b/>
          <w:bCs/>
          <w:color w:val="2F5496" w:themeColor="accent1" w:themeShade="BF"/>
          <w:sz w:val="52"/>
          <w:szCs w:val="52"/>
          <w:rtl/>
        </w:rPr>
      </w:pPr>
    </w:p>
    <w:p w14:paraId="41167825" w14:textId="1C9B2F80" w:rsidR="00C9214C" w:rsidRPr="00C9214C" w:rsidRDefault="00C9214C" w:rsidP="003F4F02">
      <w:pPr>
        <w:jc w:val="center"/>
        <w:rPr>
          <w:rFonts w:asciiTheme="majorBidi" w:hAnsiTheme="majorBidi" w:cstheme="majorBidi"/>
          <w:b/>
          <w:bCs/>
          <w:color w:val="2F5496" w:themeColor="accent1" w:themeShade="BF"/>
          <w:sz w:val="52"/>
          <w:szCs w:val="52"/>
          <w:rtl/>
        </w:rPr>
      </w:pPr>
      <w:r w:rsidRPr="00C9214C">
        <w:rPr>
          <w:rFonts w:asciiTheme="majorBidi" w:hAnsiTheme="majorBidi" w:cstheme="majorBidi" w:hint="cs"/>
          <w:b/>
          <w:bCs/>
          <w:color w:val="2F5496" w:themeColor="accent1" w:themeShade="BF"/>
          <w:sz w:val="52"/>
          <w:szCs w:val="52"/>
          <w:rtl/>
        </w:rPr>
        <w:t xml:space="preserve">الفصل </w:t>
      </w:r>
      <w:proofErr w:type="gramStart"/>
      <w:r w:rsidRPr="00C9214C">
        <w:rPr>
          <w:rFonts w:asciiTheme="majorBidi" w:hAnsiTheme="majorBidi" w:cstheme="majorBidi" w:hint="cs"/>
          <w:b/>
          <w:bCs/>
          <w:color w:val="2F5496" w:themeColor="accent1" w:themeShade="BF"/>
          <w:sz w:val="52"/>
          <w:szCs w:val="52"/>
          <w:rtl/>
        </w:rPr>
        <w:t>الأول :</w:t>
      </w:r>
      <w:proofErr w:type="gramEnd"/>
    </w:p>
    <w:p w14:paraId="0879F8A7" w14:textId="40A31990" w:rsidR="00C9214C" w:rsidRPr="00C9214C" w:rsidRDefault="00C9214C" w:rsidP="003F4F02">
      <w:pPr>
        <w:jc w:val="center"/>
        <w:rPr>
          <w:b/>
          <w:bCs/>
          <w:color w:val="2F5496" w:themeColor="accent1" w:themeShade="BF"/>
          <w:sz w:val="52"/>
          <w:szCs w:val="52"/>
          <w:rtl/>
        </w:rPr>
      </w:pPr>
      <w:r w:rsidRPr="00C9214C">
        <w:rPr>
          <w:rFonts w:asciiTheme="majorBidi" w:hAnsiTheme="majorBidi" w:cstheme="majorBidi" w:hint="cs"/>
          <w:b/>
          <w:bCs/>
          <w:color w:val="2F5496" w:themeColor="accent1" w:themeShade="BF"/>
          <w:sz w:val="52"/>
          <w:szCs w:val="52"/>
          <w:rtl/>
        </w:rPr>
        <w:t>الدراسة التمهيدية</w:t>
      </w:r>
    </w:p>
    <w:p w14:paraId="0866B328" w14:textId="351429C5" w:rsidR="009803D7" w:rsidRDefault="009803D7">
      <w:pPr>
        <w:bidi w:val="0"/>
        <w:rPr>
          <w:b/>
          <w:bCs/>
          <w:color w:val="2F5496" w:themeColor="accent1" w:themeShade="BF"/>
          <w:sz w:val="32"/>
          <w:szCs w:val="32"/>
          <w:rtl/>
        </w:rPr>
      </w:pPr>
    </w:p>
    <w:p w14:paraId="43C66D00" w14:textId="77777777" w:rsidR="00C9214C" w:rsidRDefault="00C9214C">
      <w:pPr>
        <w:bidi w:val="0"/>
        <w:rPr>
          <w:b/>
          <w:bCs/>
          <w:color w:val="2F5496" w:themeColor="accent1" w:themeShade="BF"/>
          <w:sz w:val="32"/>
          <w:szCs w:val="32"/>
        </w:rPr>
      </w:pPr>
      <w:r>
        <w:rPr>
          <w:b/>
          <w:bCs/>
          <w:color w:val="2F5496" w:themeColor="accent1" w:themeShade="BF"/>
          <w:sz w:val="32"/>
          <w:szCs w:val="32"/>
          <w:rtl/>
        </w:rPr>
        <w:br w:type="page"/>
      </w:r>
    </w:p>
    <w:p w14:paraId="47C54C2D" w14:textId="1406E8C7" w:rsidR="00CF7E98" w:rsidRPr="00F34342" w:rsidRDefault="00F34342" w:rsidP="00F34342">
      <w:pPr>
        <w:jc w:val="center"/>
        <w:rPr>
          <w:b/>
          <w:bCs/>
          <w:sz w:val="48"/>
          <w:szCs w:val="48"/>
          <w:rtl/>
        </w:rPr>
      </w:pPr>
      <w:r>
        <w:rPr>
          <w:rFonts w:hint="cs"/>
          <w:b/>
          <w:bCs/>
          <w:sz w:val="48"/>
          <w:szCs w:val="48"/>
          <w:rtl/>
        </w:rPr>
        <w:t>المقدمة</w:t>
      </w:r>
    </w:p>
    <w:p w14:paraId="53F5BF66" w14:textId="375B381C" w:rsidR="00BE3F78" w:rsidRPr="00E75F9D" w:rsidRDefault="00856D5F" w:rsidP="00FD204F">
      <w:pPr>
        <w:pStyle w:val="2"/>
        <w:rPr>
          <w:color w:val="00B0F0"/>
          <w:sz w:val="32"/>
          <w:szCs w:val="32"/>
          <w:rtl/>
        </w:rPr>
      </w:pPr>
      <w:bookmarkStart w:id="6" w:name="_Toc198513778"/>
      <w:r w:rsidRPr="00E75F9D">
        <w:rPr>
          <w:rFonts w:hint="cs"/>
          <w:color w:val="00B0F0"/>
          <w:sz w:val="32"/>
          <w:szCs w:val="32"/>
          <w:rtl/>
        </w:rPr>
        <w:t xml:space="preserve">1-1 </w:t>
      </w:r>
      <w:r w:rsidR="00F34342" w:rsidRPr="00E75F9D">
        <w:rPr>
          <w:rFonts w:hint="cs"/>
          <w:color w:val="00B0F0"/>
          <w:sz w:val="32"/>
          <w:szCs w:val="32"/>
          <w:rtl/>
        </w:rPr>
        <w:t>نظرة عامة</w:t>
      </w:r>
      <w:bookmarkEnd w:id="6"/>
    </w:p>
    <w:p w14:paraId="5093BB62" w14:textId="4DC03240" w:rsidR="00525F9D" w:rsidRDefault="00473174" w:rsidP="00473174">
      <w:pPr>
        <w:rPr>
          <w:b/>
          <w:bCs/>
          <w:color w:val="2F5496" w:themeColor="accent1" w:themeShade="BF"/>
          <w:sz w:val="32"/>
          <w:szCs w:val="32"/>
          <w:rtl/>
        </w:rPr>
      </w:pPr>
      <w:r w:rsidRPr="00473174">
        <w:rPr>
          <w:rFonts w:ascii="Arial" w:eastAsia="Arial" w:hAnsi="Arial" w:cs="Arial"/>
          <w:sz w:val="28"/>
          <w:szCs w:val="28"/>
          <w:rtl/>
        </w:rPr>
        <w:t xml:space="preserve">يشهد النظام القضائي في اليمن في السنوات الأخيرة جهودًا متسارعة نحو التحول الرقمي وإصلاح البنية القضائية. وتبرز الحاجة الملحّة إلى منصة إلكترونية متكاملة توفر الخدمات والمعلومات القانونية بصورة رقمية، مع الاستفادة من تقنيات الذكاء الاصطناعي في التحليل والتصنيف. يأتي هذا المشروع كجزء من متطلبات نيل درجة البكالوريوس في تخصص تقنية المعلومات، ويهدف إلى بناء منصة رقمية متكاملة تسهم في تسهيل الإجراءات القضائية وتحسين كفاءة الخدمات القانونية، من خلال الجمع بين تطبيقات الهواتف الذكية والويب باستخدام تقنية </w:t>
      </w:r>
      <w:r w:rsidRPr="00473174">
        <w:rPr>
          <w:rFonts w:ascii="Arial" w:eastAsia="Arial" w:hAnsi="Arial" w:cs="Arial"/>
          <w:sz w:val="28"/>
          <w:szCs w:val="28"/>
        </w:rPr>
        <w:t>Flutter</w:t>
      </w:r>
      <w:r w:rsidRPr="00473174">
        <w:rPr>
          <w:rFonts w:ascii="Arial" w:eastAsia="Arial" w:hAnsi="Arial" w:cs="Arial"/>
          <w:sz w:val="28"/>
          <w:szCs w:val="28"/>
          <w:rtl/>
        </w:rPr>
        <w:t xml:space="preserve">، وخوادم قوية مبنية على إطار عمل </w:t>
      </w:r>
      <w:r w:rsidRPr="00473174">
        <w:rPr>
          <w:rFonts w:ascii="Arial" w:eastAsia="Arial" w:hAnsi="Arial" w:cs="Arial"/>
          <w:sz w:val="28"/>
          <w:szCs w:val="28"/>
        </w:rPr>
        <w:t>Django</w:t>
      </w:r>
      <w:r w:rsidRPr="00473174">
        <w:rPr>
          <w:rFonts w:ascii="Arial" w:eastAsia="Arial" w:hAnsi="Arial" w:cs="Arial"/>
          <w:sz w:val="28"/>
          <w:szCs w:val="28"/>
          <w:rtl/>
        </w:rPr>
        <w:t xml:space="preserve"> </w:t>
      </w:r>
      <w:proofErr w:type="gramStart"/>
      <w:r w:rsidRPr="00473174">
        <w:rPr>
          <w:rFonts w:ascii="Arial" w:eastAsia="Arial" w:hAnsi="Arial" w:cs="Arial"/>
          <w:sz w:val="28"/>
          <w:szCs w:val="28"/>
          <w:rtl/>
        </w:rPr>
        <w:t xml:space="preserve">و </w:t>
      </w:r>
      <w:proofErr w:type="spellStart"/>
      <w:r w:rsidRPr="00473174">
        <w:rPr>
          <w:rFonts w:ascii="Arial" w:eastAsia="Arial" w:hAnsi="Arial" w:cs="Arial"/>
          <w:sz w:val="28"/>
          <w:szCs w:val="28"/>
        </w:rPr>
        <w:t>FastAPI</w:t>
      </w:r>
      <w:proofErr w:type="spellEnd"/>
      <w:proofErr w:type="gramEnd"/>
      <w:r w:rsidRPr="00473174">
        <w:rPr>
          <w:rFonts w:ascii="Arial" w:eastAsia="Arial" w:hAnsi="Arial" w:cs="Arial"/>
          <w:sz w:val="28"/>
          <w:szCs w:val="28"/>
          <w:rtl/>
        </w:rPr>
        <w:t>.</w:t>
      </w:r>
    </w:p>
    <w:p w14:paraId="4E888567" w14:textId="6280B13F" w:rsidR="00140922" w:rsidRPr="0059540D" w:rsidRDefault="0059540D" w:rsidP="0059540D">
      <w:pPr>
        <w:pStyle w:val="1"/>
        <w:rPr>
          <w:color w:val="0070C0"/>
          <w:rtl/>
        </w:rPr>
      </w:pPr>
      <w:r w:rsidRPr="0059540D">
        <w:rPr>
          <w:rFonts w:hint="cs"/>
          <w:color w:val="0070C0"/>
          <w:rtl/>
        </w:rPr>
        <w:t>1.2</w:t>
      </w:r>
      <w:r w:rsidR="00552875">
        <w:rPr>
          <w:rFonts w:hint="cs"/>
          <w:color w:val="0070C0"/>
          <w:rtl/>
        </w:rPr>
        <w:t xml:space="preserve">بيان </w:t>
      </w:r>
      <w:r w:rsidR="00983D37" w:rsidRPr="0059540D">
        <w:rPr>
          <w:rFonts w:hint="cs"/>
          <w:color w:val="0070C0"/>
          <w:rtl/>
        </w:rPr>
        <w:t>المش</w:t>
      </w:r>
      <w:r w:rsidR="005A2E4C" w:rsidRPr="0059540D">
        <w:rPr>
          <w:rFonts w:hint="cs"/>
          <w:color w:val="0070C0"/>
          <w:rtl/>
        </w:rPr>
        <w:t>كل</w:t>
      </w:r>
      <w:r w:rsidR="00552875">
        <w:rPr>
          <w:rFonts w:hint="cs"/>
          <w:color w:val="0070C0"/>
          <w:rtl/>
        </w:rPr>
        <w:t>ة</w:t>
      </w:r>
      <w:r w:rsidR="005A2E4C" w:rsidRPr="0059540D">
        <w:rPr>
          <w:rFonts w:hint="cs"/>
          <w:color w:val="0070C0"/>
          <w:rtl/>
        </w:rPr>
        <w:t>:</w:t>
      </w:r>
    </w:p>
    <w:p w14:paraId="2699468C" w14:textId="17CE4DCF" w:rsidR="00983D37" w:rsidRPr="00552C1C" w:rsidRDefault="00473174" w:rsidP="00473174">
      <w:pPr>
        <w:rPr>
          <w:b/>
          <w:bCs/>
          <w:color w:val="000000" w:themeColor="text1"/>
          <w:sz w:val="28"/>
          <w:szCs w:val="28"/>
        </w:rPr>
      </w:pPr>
      <w:r w:rsidRPr="00473174">
        <w:rPr>
          <w:rFonts w:cs="Arial"/>
          <w:b/>
          <w:bCs/>
          <w:color w:val="000000" w:themeColor="text1"/>
          <w:sz w:val="28"/>
          <w:szCs w:val="28"/>
          <w:rtl/>
        </w:rPr>
        <w:t>يعاني النظام القضائي التقليدي من بطء في الإجراءات، وصعوبة في الوصول إلى المعلومات القانونية المحدثة، وتعقيد في متابعة القضايا والجلسات</w:t>
      </w:r>
      <w:r>
        <w:rPr>
          <w:rFonts w:cs="Arial" w:hint="cs"/>
          <w:b/>
          <w:bCs/>
          <w:color w:val="000000" w:themeColor="text1"/>
          <w:sz w:val="28"/>
          <w:szCs w:val="28"/>
          <w:rtl/>
        </w:rPr>
        <w:t xml:space="preserve">، </w:t>
      </w:r>
      <w:r w:rsidRPr="00473174">
        <w:rPr>
          <w:rFonts w:cs="Arial"/>
          <w:b/>
          <w:bCs/>
          <w:color w:val="000000" w:themeColor="text1"/>
          <w:sz w:val="28"/>
          <w:szCs w:val="28"/>
          <w:rtl/>
        </w:rPr>
        <w:t>كما يواجه المحامون والمواطنون تحديات في البحث عن النصوص القانونية المناسبة لحالاتهم، مما يؤدي إلى تأخير في تحقيق العدالة وزيادة في التكاليف. تبرز الحاجة إلى نظام رقمي ذكي يجمع بين إدارة القضايا، والمكتبة القانونية، والمساعدة الذكية المعتمدة على الذكاء الاصطناعي لتسهيل هذه العمليات وتوفير بيئة قانونية شفافة وفعالة</w:t>
      </w:r>
      <w:r w:rsidRPr="00473174">
        <w:rPr>
          <w:b/>
          <w:bCs/>
          <w:color w:val="000000" w:themeColor="text1"/>
          <w:sz w:val="28"/>
          <w:szCs w:val="28"/>
        </w:rPr>
        <w:t>.</w:t>
      </w:r>
    </w:p>
    <w:p w14:paraId="458B6A89" w14:textId="1821A321" w:rsidR="00473174" w:rsidRPr="00473174" w:rsidRDefault="00140922" w:rsidP="00473174">
      <w:pPr>
        <w:bidi w:val="0"/>
        <w:ind w:left="720"/>
        <w:jc w:val="right"/>
        <w:outlineLvl w:val="0"/>
        <w:rPr>
          <w:b/>
          <w:bCs/>
          <w:color w:val="2F5496" w:themeColor="accent1" w:themeShade="BF"/>
          <w:sz w:val="32"/>
          <w:szCs w:val="32"/>
          <w:rtl/>
        </w:rPr>
      </w:pPr>
      <w:bookmarkStart w:id="7" w:name="_Toc198513780"/>
      <w:proofErr w:type="gramStart"/>
      <w:r w:rsidRPr="006914D7">
        <w:rPr>
          <w:rFonts w:hint="cs"/>
          <w:b/>
          <w:bCs/>
          <w:color w:val="2F5496" w:themeColor="accent1" w:themeShade="BF"/>
          <w:sz w:val="32"/>
          <w:szCs w:val="32"/>
          <w:rtl/>
        </w:rPr>
        <w:t>الأهداف  :</w:t>
      </w:r>
      <w:proofErr w:type="gramEnd"/>
      <w:r w:rsidR="008C0D70">
        <w:rPr>
          <w:b/>
          <w:bCs/>
          <w:color w:val="2F5496" w:themeColor="accent1" w:themeShade="BF"/>
          <w:sz w:val="32"/>
          <w:szCs w:val="32"/>
        </w:rPr>
        <w:t xml:space="preserve"> 1.3</w:t>
      </w:r>
      <w:bookmarkEnd w:id="7"/>
    </w:p>
    <w:p w14:paraId="1082D467" w14:textId="61636175" w:rsidR="00473174" w:rsidRPr="00473174" w:rsidRDefault="00473174" w:rsidP="00473174">
      <w:pPr>
        <w:rPr>
          <w:color w:val="000000" w:themeColor="text1"/>
          <w:sz w:val="28"/>
          <w:szCs w:val="28"/>
          <w:rtl/>
        </w:rPr>
      </w:pPr>
      <w:r w:rsidRPr="00473174">
        <w:rPr>
          <w:rFonts w:cs="Arial"/>
          <w:color w:val="000000" w:themeColor="text1"/>
          <w:sz w:val="28"/>
          <w:szCs w:val="28"/>
          <w:rtl/>
        </w:rPr>
        <w:t>يهدف مشروع منصة القضاء الذ</w:t>
      </w:r>
      <w:r>
        <w:rPr>
          <w:rFonts w:cs="Arial" w:hint="cs"/>
          <w:color w:val="000000" w:themeColor="text1"/>
          <w:sz w:val="28"/>
          <w:szCs w:val="28"/>
          <w:rtl/>
        </w:rPr>
        <w:t>كي</w:t>
      </w:r>
      <w:r w:rsidRPr="00473174">
        <w:rPr>
          <w:color w:val="000000" w:themeColor="text1"/>
          <w:sz w:val="28"/>
          <w:szCs w:val="28"/>
        </w:rPr>
        <w:t xml:space="preserve"> </w:t>
      </w:r>
      <w:r w:rsidRPr="00473174">
        <w:rPr>
          <w:rFonts w:cs="Arial"/>
          <w:color w:val="000000" w:themeColor="text1"/>
          <w:sz w:val="28"/>
          <w:szCs w:val="28"/>
          <w:rtl/>
        </w:rPr>
        <w:t>إلى تحقيق ما يلي</w:t>
      </w:r>
      <w:r>
        <w:rPr>
          <w:rFonts w:cs="Arial" w:hint="cs"/>
          <w:color w:val="000000" w:themeColor="text1"/>
          <w:sz w:val="28"/>
          <w:szCs w:val="28"/>
          <w:rtl/>
        </w:rPr>
        <w:t>:</w:t>
      </w:r>
    </w:p>
    <w:p w14:paraId="061B239A" w14:textId="77777777" w:rsidR="00473174" w:rsidRPr="00473174" w:rsidRDefault="00473174" w:rsidP="00473174">
      <w:pPr>
        <w:rPr>
          <w:color w:val="000000" w:themeColor="text1"/>
          <w:sz w:val="28"/>
          <w:szCs w:val="28"/>
          <w:rtl/>
        </w:rPr>
      </w:pPr>
      <w:r w:rsidRPr="00473174">
        <w:rPr>
          <w:color w:val="000000" w:themeColor="text1"/>
          <w:sz w:val="28"/>
          <w:szCs w:val="28"/>
        </w:rPr>
        <w:t>1</w:t>
      </w:r>
      <w:r w:rsidRPr="00473174">
        <w:rPr>
          <w:color w:val="000000" w:themeColor="text1"/>
          <w:sz w:val="28"/>
          <w:szCs w:val="28"/>
        </w:rPr>
        <w:tab/>
      </w:r>
      <w:r w:rsidRPr="00473174">
        <w:rPr>
          <w:rFonts w:cs="Arial"/>
          <w:color w:val="000000" w:themeColor="text1"/>
          <w:sz w:val="28"/>
          <w:szCs w:val="28"/>
          <w:rtl/>
        </w:rPr>
        <w:t>تصميم وتطوير منصة إلكترونية ذكية (تطبيق للهواتف الذكية وتطبيق ويب) تسهّل الإجراءات القانونية وتوفر بيئة رقمية متكاملة تخدم أطراف المنظومة القضائية (قضاة، محامين، مواطنين، وموثقين)</w:t>
      </w:r>
      <w:r w:rsidRPr="00473174">
        <w:rPr>
          <w:color w:val="000000" w:themeColor="text1"/>
          <w:sz w:val="28"/>
          <w:szCs w:val="28"/>
        </w:rPr>
        <w:t>.</w:t>
      </w:r>
    </w:p>
    <w:p w14:paraId="5A31768D" w14:textId="77777777" w:rsidR="00473174" w:rsidRPr="00473174" w:rsidRDefault="00473174" w:rsidP="00473174">
      <w:pPr>
        <w:rPr>
          <w:color w:val="000000" w:themeColor="text1"/>
          <w:sz w:val="28"/>
          <w:szCs w:val="28"/>
          <w:rtl/>
        </w:rPr>
      </w:pPr>
      <w:r w:rsidRPr="00473174">
        <w:rPr>
          <w:color w:val="000000" w:themeColor="text1"/>
          <w:sz w:val="28"/>
          <w:szCs w:val="28"/>
        </w:rPr>
        <w:t>2</w:t>
      </w:r>
      <w:r w:rsidRPr="00473174">
        <w:rPr>
          <w:color w:val="000000" w:themeColor="text1"/>
          <w:sz w:val="28"/>
          <w:szCs w:val="28"/>
        </w:rPr>
        <w:tab/>
      </w:r>
      <w:r w:rsidRPr="00473174">
        <w:rPr>
          <w:rFonts w:cs="Arial"/>
          <w:color w:val="000000" w:themeColor="text1"/>
          <w:sz w:val="28"/>
          <w:szCs w:val="28"/>
          <w:rtl/>
        </w:rPr>
        <w:t>إنشاء مكتبة قانونية متكاملة تشتمل على القوانين واللوائح اليمنية، مع إمكانية البحث المتقدم فيها</w:t>
      </w:r>
      <w:r w:rsidRPr="00473174">
        <w:rPr>
          <w:color w:val="000000" w:themeColor="text1"/>
          <w:sz w:val="28"/>
          <w:szCs w:val="28"/>
        </w:rPr>
        <w:t>.</w:t>
      </w:r>
    </w:p>
    <w:p w14:paraId="369DF47D" w14:textId="77777777" w:rsidR="00473174" w:rsidRPr="00473174" w:rsidRDefault="00473174" w:rsidP="00473174">
      <w:pPr>
        <w:rPr>
          <w:color w:val="000000" w:themeColor="text1"/>
          <w:sz w:val="28"/>
          <w:szCs w:val="28"/>
          <w:rtl/>
        </w:rPr>
      </w:pPr>
      <w:r w:rsidRPr="00473174">
        <w:rPr>
          <w:color w:val="000000" w:themeColor="text1"/>
          <w:sz w:val="28"/>
          <w:szCs w:val="28"/>
        </w:rPr>
        <w:t>3</w:t>
      </w:r>
      <w:r w:rsidRPr="00473174">
        <w:rPr>
          <w:color w:val="000000" w:themeColor="text1"/>
          <w:sz w:val="28"/>
          <w:szCs w:val="28"/>
        </w:rPr>
        <w:tab/>
      </w:r>
      <w:r w:rsidRPr="00473174">
        <w:rPr>
          <w:rFonts w:cs="Arial"/>
          <w:color w:val="000000" w:themeColor="text1"/>
          <w:sz w:val="28"/>
          <w:szCs w:val="28"/>
          <w:rtl/>
        </w:rPr>
        <w:t>توفير مساعد ذكي</w:t>
      </w:r>
      <w:r w:rsidRPr="00473174">
        <w:rPr>
          <w:color w:val="000000" w:themeColor="text1"/>
          <w:sz w:val="28"/>
          <w:szCs w:val="28"/>
        </w:rPr>
        <w:t xml:space="preserve"> (AI Assistant) </w:t>
      </w:r>
      <w:r w:rsidRPr="00473174">
        <w:rPr>
          <w:rFonts w:cs="Arial"/>
          <w:color w:val="000000" w:themeColor="text1"/>
          <w:sz w:val="28"/>
          <w:szCs w:val="28"/>
          <w:rtl/>
        </w:rPr>
        <w:t>يعتمد على تقنيات معالجة اللغات الطبيعية</w:t>
      </w:r>
      <w:r w:rsidRPr="00473174">
        <w:rPr>
          <w:color w:val="000000" w:themeColor="text1"/>
          <w:sz w:val="28"/>
          <w:szCs w:val="28"/>
        </w:rPr>
        <w:t xml:space="preserve"> (NLP) </w:t>
      </w:r>
      <w:r w:rsidRPr="00473174">
        <w:rPr>
          <w:rFonts w:cs="Arial"/>
          <w:color w:val="000000" w:themeColor="text1"/>
          <w:sz w:val="28"/>
          <w:szCs w:val="28"/>
          <w:rtl/>
        </w:rPr>
        <w:t>ونماذج الاسترجاع المعزز بالتوليد</w:t>
      </w:r>
      <w:r w:rsidRPr="00473174">
        <w:rPr>
          <w:color w:val="000000" w:themeColor="text1"/>
          <w:sz w:val="28"/>
          <w:szCs w:val="28"/>
        </w:rPr>
        <w:t xml:space="preserve"> (RAG) </w:t>
      </w:r>
      <w:r w:rsidRPr="00473174">
        <w:rPr>
          <w:rFonts w:cs="Arial"/>
          <w:color w:val="000000" w:themeColor="text1"/>
          <w:sz w:val="28"/>
          <w:szCs w:val="28"/>
          <w:rtl/>
        </w:rPr>
        <w:t>للإجابة على الاستفسارات القانونية وتحليل القضايا</w:t>
      </w:r>
      <w:r w:rsidRPr="00473174">
        <w:rPr>
          <w:color w:val="000000" w:themeColor="text1"/>
          <w:sz w:val="28"/>
          <w:szCs w:val="28"/>
        </w:rPr>
        <w:t>.</w:t>
      </w:r>
    </w:p>
    <w:p w14:paraId="64B91D26" w14:textId="77777777" w:rsidR="00473174" w:rsidRPr="00473174" w:rsidRDefault="00473174" w:rsidP="00473174">
      <w:pPr>
        <w:rPr>
          <w:color w:val="000000" w:themeColor="text1"/>
          <w:sz w:val="28"/>
          <w:szCs w:val="28"/>
          <w:rtl/>
        </w:rPr>
      </w:pPr>
      <w:r w:rsidRPr="00473174">
        <w:rPr>
          <w:color w:val="000000" w:themeColor="text1"/>
          <w:sz w:val="28"/>
          <w:szCs w:val="28"/>
        </w:rPr>
        <w:t>4</w:t>
      </w:r>
      <w:r w:rsidRPr="00473174">
        <w:rPr>
          <w:color w:val="000000" w:themeColor="text1"/>
          <w:sz w:val="28"/>
          <w:szCs w:val="28"/>
        </w:rPr>
        <w:tab/>
      </w:r>
      <w:r w:rsidRPr="00473174">
        <w:rPr>
          <w:rFonts w:cs="Arial"/>
          <w:color w:val="000000" w:themeColor="text1"/>
          <w:sz w:val="28"/>
          <w:szCs w:val="28"/>
          <w:rtl/>
        </w:rPr>
        <w:t>إتاحة خدمات إلكترونية متعددة مثل رفع الدعاوى، الاستعلام عن القضايا، متابعة الجلسات اليومية، وتقديم الشكاوى</w:t>
      </w:r>
      <w:r w:rsidRPr="00473174">
        <w:rPr>
          <w:color w:val="000000" w:themeColor="text1"/>
          <w:sz w:val="28"/>
          <w:szCs w:val="28"/>
        </w:rPr>
        <w:t>.</w:t>
      </w:r>
    </w:p>
    <w:p w14:paraId="502E0505" w14:textId="2CA02E6C" w:rsidR="0059540D" w:rsidRDefault="00473174" w:rsidP="00473174">
      <w:pPr>
        <w:rPr>
          <w:color w:val="000000" w:themeColor="text1"/>
          <w:sz w:val="28"/>
          <w:szCs w:val="28"/>
          <w:rtl/>
        </w:rPr>
      </w:pPr>
      <w:r w:rsidRPr="00473174">
        <w:rPr>
          <w:color w:val="000000" w:themeColor="text1"/>
          <w:sz w:val="28"/>
          <w:szCs w:val="28"/>
        </w:rPr>
        <w:t>5</w:t>
      </w:r>
      <w:r w:rsidRPr="00473174">
        <w:rPr>
          <w:color w:val="000000" w:themeColor="text1"/>
          <w:sz w:val="28"/>
          <w:szCs w:val="28"/>
        </w:rPr>
        <w:tab/>
      </w:r>
      <w:r w:rsidRPr="00473174">
        <w:rPr>
          <w:rFonts w:cs="Arial"/>
          <w:color w:val="000000" w:themeColor="text1"/>
          <w:sz w:val="28"/>
          <w:szCs w:val="28"/>
          <w:rtl/>
        </w:rPr>
        <w:t>توفير دليل قانوني شامل للمحامين وتسهيل التواصل معهم، بالإضافة إلى قسم للتدريب والتأهيل</w:t>
      </w:r>
      <w:r w:rsidRPr="00473174">
        <w:rPr>
          <w:color w:val="000000" w:themeColor="text1"/>
          <w:sz w:val="28"/>
          <w:szCs w:val="28"/>
        </w:rPr>
        <w:t>.</w:t>
      </w:r>
    </w:p>
    <w:p w14:paraId="6C300008" w14:textId="77777777" w:rsidR="00473174" w:rsidRDefault="00473174" w:rsidP="00473174">
      <w:pPr>
        <w:bidi w:val="0"/>
        <w:jc w:val="right"/>
        <w:rPr>
          <w:color w:val="000000" w:themeColor="text1"/>
          <w:sz w:val="28"/>
          <w:szCs w:val="28"/>
          <w:rtl/>
        </w:rPr>
      </w:pPr>
    </w:p>
    <w:p w14:paraId="69A72B82" w14:textId="77777777" w:rsidR="00473174" w:rsidRPr="00B023CD" w:rsidRDefault="00473174" w:rsidP="00473174">
      <w:pPr>
        <w:bidi w:val="0"/>
        <w:jc w:val="right"/>
        <w:rPr>
          <w:color w:val="000000" w:themeColor="text1"/>
          <w:sz w:val="28"/>
          <w:szCs w:val="28"/>
        </w:rPr>
      </w:pPr>
    </w:p>
    <w:p w14:paraId="01CD367B" w14:textId="4D3CFD48" w:rsidR="00AD3738" w:rsidRDefault="008C0D70" w:rsidP="00473174">
      <w:pPr>
        <w:bidi w:val="0"/>
        <w:ind w:left="720"/>
        <w:jc w:val="right"/>
        <w:outlineLvl w:val="0"/>
        <w:rPr>
          <w:b/>
          <w:bCs/>
          <w:color w:val="2F5496" w:themeColor="accent1" w:themeShade="BF"/>
          <w:sz w:val="32"/>
          <w:szCs w:val="32"/>
        </w:rPr>
      </w:pPr>
      <w:r>
        <w:rPr>
          <w:rFonts w:hint="cs"/>
          <w:b/>
          <w:bCs/>
          <w:color w:val="2F5496" w:themeColor="accent1" w:themeShade="BF"/>
          <w:sz w:val="32"/>
          <w:szCs w:val="32"/>
          <w:rtl/>
        </w:rPr>
        <w:t xml:space="preserve"> </w:t>
      </w:r>
      <w:bookmarkStart w:id="8" w:name="_Toc198513781"/>
      <w:r>
        <w:rPr>
          <w:rFonts w:hint="cs"/>
          <w:b/>
          <w:bCs/>
          <w:color w:val="2F5496" w:themeColor="accent1" w:themeShade="BF"/>
          <w:sz w:val="32"/>
          <w:szCs w:val="32"/>
          <w:rtl/>
        </w:rPr>
        <w:t xml:space="preserve">1.4 </w:t>
      </w:r>
      <w:r w:rsidR="006914D7" w:rsidRPr="006914D7">
        <w:rPr>
          <w:rFonts w:hint="cs"/>
          <w:b/>
          <w:bCs/>
          <w:color w:val="2F5496" w:themeColor="accent1" w:themeShade="BF"/>
          <w:sz w:val="32"/>
          <w:szCs w:val="32"/>
          <w:rtl/>
        </w:rPr>
        <w:t xml:space="preserve">أهمية </w:t>
      </w:r>
      <w:proofErr w:type="gramStart"/>
      <w:r w:rsidR="006914D7" w:rsidRPr="006914D7">
        <w:rPr>
          <w:rFonts w:hint="cs"/>
          <w:b/>
          <w:bCs/>
          <w:color w:val="2F5496" w:themeColor="accent1" w:themeShade="BF"/>
          <w:sz w:val="32"/>
          <w:szCs w:val="32"/>
          <w:rtl/>
        </w:rPr>
        <w:t>المشروع</w:t>
      </w:r>
      <w:r w:rsidR="006914D7">
        <w:rPr>
          <w:rFonts w:hint="cs"/>
          <w:b/>
          <w:bCs/>
          <w:color w:val="2F5496" w:themeColor="accent1" w:themeShade="BF"/>
          <w:sz w:val="32"/>
          <w:szCs w:val="32"/>
          <w:rtl/>
        </w:rPr>
        <w:t xml:space="preserve"> :</w:t>
      </w:r>
      <w:bookmarkEnd w:id="8"/>
      <w:proofErr w:type="gramEnd"/>
    </w:p>
    <w:p w14:paraId="6B217D41" w14:textId="77777777" w:rsidR="00473174" w:rsidRPr="00473174" w:rsidRDefault="00473174" w:rsidP="00473174">
      <w:pPr>
        <w:jc w:val="both"/>
        <w:rPr>
          <w:rFonts w:ascii="Arial" w:eastAsia="Arial" w:hAnsi="Arial" w:cs="Arial"/>
          <w:sz w:val="28"/>
          <w:szCs w:val="28"/>
          <w:rtl/>
        </w:rPr>
      </w:pPr>
      <w:bookmarkStart w:id="9" w:name="_Toc198513782"/>
      <w:r w:rsidRPr="00473174">
        <w:rPr>
          <w:rFonts w:ascii="Arial" w:eastAsia="Arial" w:hAnsi="Arial" w:cs="Arial"/>
          <w:sz w:val="28"/>
          <w:szCs w:val="28"/>
          <w:rtl/>
        </w:rPr>
        <w:t>يُعد بناء منصة قضائية ذكية خطوة حيوية لإصلاح القضاء وتحقيق العدالة الناجزة في اليمن. تتلخص أهمية النظام في النقاط التالية:</w:t>
      </w:r>
    </w:p>
    <w:p w14:paraId="7ECF0ACA" w14:textId="77777777" w:rsidR="00473174" w:rsidRPr="00473174" w:rsidRDefault="00473174" w:rsidP="00473174">
      <w:pPr>
        <w:jc w:val="both"/>
        <w:rPr>
          <w:rFonts w:ascii="Arial" w:eastAsia="Arial" w:hAnsi="Arial" w:cs="Arial"/>
          <w:sz w:val="28"/>
          <w:szCs w:val="28"/>
          <w:rtl/>
        </w:rPr>
      </w:pPr>
      <w:r w:rsidRPr="00473174">
        <w:rPr>
          <w:rFonts w:ascii="Arial" w:eastAsia="Arial" w:hAnsi="Arial" w:cs="Arial"/>
          <w:sz w:val="28"/>
          <w:szCs w:val="28"/>
          <w:rtl/>
        </w:rPr>
        <w:t>•</w:t>
      </w:r>
      <w:r w:rsidRPr="00473174">
        <w:rPr>
          <w:rFonts w:ascii="Arial" w:eastAsia="Arial" w:hAnsi="Arial" w:cs="Arial"/>
          <w:sz w:val="28"/>
          <w:szCs w:val="28"/>
          <w:rtl/>
        </w:rPr>
        <w:tab/>
        <w:t>تسريع الفصل في القضايا وتقليل التأخير في الإجراءات من خلال أتمتة العمليات.</w:t>
      </w:r>
    </w:p>
    <w:p w14:paraId="67DDE20A" w14:textId="77777777" w:rsidR="00473174" w:rsidRPr="00473174" w:rsidRDefault="00473174" w:rsidP="00473174">
      <w:pPr>
        <w:jc w:val="both"/>
        <w:rPr>
          <w:rFonts w:ascii="Arial" w:eastAsia="Arial" w:hAnsi="Arial" w:cs="Arial"/>
          <w:sz w:val="28"/>
          <w:szCs w:val="28"/>
          <w:rtl/>
        </w:rPr>
      </w:pPr>
      <w:r w:rsidRPr="00473174">
        <w:rPr>
          <w:rFonts w:ascii="Arial" w:eastAsia="Arial" w:hAnsi="Arial" w:cs="Arial"/>
          <w:sz w:val="28"/>
          <w:szCs w:val="28"/>
          <w:rtl/>
        </w:rPr>
        <w:t>•</w:t>
      </w:r>
      <w:r w:rsidRPr="00473174">
        <w:rPr>
          <w:rFonts w:ascii="Arial" w:eastAsia="Arial" w:hAnsi="Arial" w:cs="Arial"/>
          <w:sz w:val="28"/>
          <w:szCs w:val="28"/>
          <w:rtl/>
        </w:rPr>
        <w:tab/>
        <w:t>زيادة الشفافية وتقليل الفساد وتكاليف المعاملات.</w:t>
      </w:r>
    </w:p>
    <w:p w14:paraId="463580CF" w14:textId="77777777" w:rsidR="00473174" w:rsidRPr="00473174" w:rsidRDefault="00473174" w:rsidP="00473174">
      <w:pPr>
        <w:jc w:val="both"/>
        <w:rPr>
          <w:rFonts w:ascii="Arial" w:eastAsia="Arial" w:hAnsi="Arial" w:cs="Arial"/>
          <w:sz w:val="28"/>
          <w:szCs w:val="28"/>
          <w:rtl/>
        </w:rPr>
      </w:pPr>
      <w:r w:rsidRPr="00473174">
        <w:rPr>
          <w:rFonts w:ascii="Arial" w:eastAsia="Arial" w:hAnsi="Arial" w:cs="Arial"/>
          <w:sz w:val="28"/>
          <w:szCs w:val="28"/>
          <w:rtl/>
        </w:rPr>
        <w:t>•</w:t>
      </w:r>
      <w:r w:rsidRPr="00473174">
        <w:rPr>
          <w:rFonts w:ascii="Arial" w:eastAsia="Arial" w:hAnsi="Arial" w:cs="Arial"/>
          <w:sz w:val="28"/>
          <w:szCs w:val="28"/>
          <w:rtl/>
        </w:rPr>
        <w:tab/>
        <w:t>إتاحة الوصول السهل والسريع للمعلومات القانونية الموثوقة لجميع فئات المجتمع.</w:t>
      </w:r>
    </w:p>
    <w:p w14:paraId="0D9B639D" w14:textId="77777777" w:rsidR="00473174" w:rsidRPr="00473174" w:rsidRDefault="00473174" w:rsidP="00473174">
      <w:pPr>
        <w:jc w:val="both"/>
        <w:rPr>
          <w:rFonts w:ascii="Arial" w:eastAsia="Arial" w:hAnsi="Arial" w:cs="Arial"/>
          <w:sz w:val="28"/>
          <w:szCs w:val="28"/>
          <w:rtl/>
        </w:rPr>
      </w:pPr>
      <w:r w:rsidRPr="00473174">
        <w:rPr>
          <w:rFonts w:ascii="Arial" w:eastAsia="Arial" w:hAnsi="Arial" w:cs="Arial"/>
          <w:sz w:val="28"/>
          <w:szCs w:val="28"/>
          <w:rtl/>
        </w:rPr>
        <w:t>•</w:t>
      </w:r>
      <w:r w:rsidRPr="00473174">
        <w:rPr>
          <w:rFonts w:ascii="Arial" w:eastAsia="Arial" w:hAnsi="Arial" w:cs="Arial"/>
          <w:sz w:val="28"/>
          <w:szCs w:val="28"/>
          <w:rtl/>
        </w:rPr>
        <w:tab/>
        <w:t>رفع كفاءة البحث القانوني وتحليل القضايا باستخدام تقنيات الذكاء الاصطناعي المتقدمة.</w:t>
      </w:r>
    </w:p>
    <w:p w14:paraId="1B7A4307" w14:textId="1D492C6B" w:rsidR="00473174" w:rsidRDefault="00473174" w:rsidP="00473174">
      <w:pPr>
        <w:jc w:val="both"/>
        <w:rPr>
          <w:rFonts w:ascii="Arial" w:eastAsia="Arial" w:hAnsi="Arial" w:cs="Arial"/>
          <w:sz w:val="28"/>
          <w:szCs w:val="28"/>
          <w:rtl/>
        </w:rPr>
      </w:pPr>
      <w:r w:rsidRPr="00473174">
        <w:rPr>
          <w:rFonts w:ascii="Arial" w:eastAsia="Arial" w:hAnsi="Arial" w:cs="Arial"/>
          <w:sz w:val="28"/>
          <w:szCs w:val="28"/>
          <w:rtl/>
        </w:rPr>
        <w:t>•</w:t>
      </w:r>
      <w:r w:rsidRPr="00473174">
        <w:rPr>
          <w:rFonts w:ascii="Arial" w:eastAsia="Arial" w:hAnsi="Arial" w:cs="Arial"/>
          <w:sz w:val="28"/>
          <w:szCs w:val="28"/>
          <w:rtl/>
        </w:rPr>
        <w:tab/>
        <w:t>توفير منصة موحدة تجمع بين الخدمات القضائية، الاستشارات القانونية، والتدريب.</w:t>
      </w:r>
    </w:p>
    <w:p w14:paraId="12E3032B" w14:textId="77777777" w:rsidR="00473174" w:rsidRDefault="00473174" w:rsidP="00473174">
      <w:pPr>
        <w:rPr>
          <w:rFonts w:ascii="Arial" w:eastAsia="Arial" w:hAnsi="Arial" w:cs="Arial"/>
          <w:sz w:val="28"/>
          <w:szCs w:val="28"/>
          <w:rtl/>
        </w:rPr>
      </w:pPr>
    </w:p>
    <w:p w14:paraId="061721D4" w14:textId="2FD09D2E" w:rsidR="00E507E2" w:rsidRDefault="002567C8" w:rsidP="00873AEA">
      <w:pPr>
        <w:bidi w:val="0"/>
        <w:ind w:left="720"/>
        <w:jc w:val="right"/>
        <w:outlineLvl w:val="0"/>
        <w:rPr>
          <w:color w:val="2F5496" w:themeColor="accent1" w:themeShade="BF"/>
          <w:sz w:val="32"/>
          <w:szCs w:val="32"/>
        </w:rPr>
      </w:pPr>
      <w:r w:rsidRPr="005A2E4C">
        <w:rPr>
          <w:rFonts w:hint="cs"/>
          <w:color w:val="2F5496" w:themeColor="accent1" w:themeShade="BF"/>
          <w:sz w:val="32"/>
          <w:szCs w:val="32"/>
          <w:rtl/>
        </w:rPr>
        <w:t>نطاق</w:t>
      </w:r>
      <w:r w:rsidR="006914D7" w:rsidRPr="005A2E4C">
        <w:rPr>
          <w:rFonts w:hint="cs"/>
          <w:color w:val="2F5496" w:themeColor="accent1" w:themeShade="BF"/>
          <w:sz w:val="32"/>
          <w:szCs w:val="32"/>
          <w:rtl/>
        </w:rPr>
        <w:t xml:space="preserve"> </w:t>
      </w:r>
      <w:proofErr w:type="gramStart"/>
      <w:r w:rsidR="006914D7" w:rsidRPr="005A2E4C">
        <w:rPr>
          <w:rFonts w:hint="cs"/>
          <w:color w:val="2F5496" w:themeColor="accent1" w:themeShade="BF"/>
          <w:sz w:val="32"/>
          <w:szCs w:val="32"/>
          <w:rtl/>
        </w:rPr>
        <w:t>المشروع :</w:t>
      </w:r>
      <w:proofErr w:type="gramEnd"/>
      <w:r w:rsidR="008C0D70" w:rsidRPr="005A2E4C">
        <w:rPr>
          <w:color w:val="2F5496" w:themeColor="accent1" w:themeShade="BF"/>
          <w:sz w:val="32"/>
          <w:szCs w:val="32"/>
        </w:rPr>
        <w:t xml:space="preserve"> 1.5</w:t>
      </w:r>
      <w:bookmarkEnd w:id="9"/>
    </w:p>
    <w:p w14:paraId="6DC4B586" w14:textId="4C56361D" w:rsidR="00473174" w:rsidRPr="00473174" w:rsidRDefault="00473174" w:rsidP="00473174">
      <w:pPr>
        <w:pStyle w:val="a5"/>
        <w:numPr>
          <w:ilvl w:val="0"/>
          <w:numId w:val="7"/>
        </w:numPr>
        <w:ind w:left="656"/>
        <w:rPr>
          <w:rFonts w:ascii="Arial" w:eastAsia="Arial" w:hAnsi="Arial" w:cs="Arial"/>
          <w:sz w:val="28"/>
          <w:szCs w:val="28"/>
          <w:rtl/>
        </w:rPr>
      </w:pPr>
      <w:r w:rsidRPr="00473174">
        <w:rPr>
          <w:rFonts w:ascii="Arial" w:eastAsia="Arial" w:hAnsi="Arial" w:cs="Arial"/>
          <w:sz w:val="28"/>
          <w:szCs w:val="28"/>
          <w:rtl/>
        </w:rPr>
        <w:t>يختص النظام بالقوانين واللوائح اليمنية ويوفر قاعدة بيانات شاملة لها.</w:t>
      </w:r>
    </w:p>
    <w:p w14:paraId="2E74C480" w14:textId="6F15D71E" w:rsidR="00473174" w:rsidRPr="00473174" w:rsidRDefault="00473174" w:rsidP="00473174">
      <w:pPr>
        <w:pStyle w:val="a5"/>
        <w:numPr>
          <w:ilvl w:val="0"/>
          <w:numId w:val="7"/>
        </w:numPr>
        <w:ind w:left="656"/>
        <w:rPr>
          <w:rFonts w:ascii="Arial" w:eastAsia="Arial" w:hAnsi="Arial" w:cs="Arial"/>
          <w:sz w:val="28"/>
          <w:szCs w:val="28"/>
          <w:rtl/>
        </w:rPr>
      </w:pPr>
      <w:r w:rsidRPr="00473174">
        <w:rPr>
          <w:rFonts w:ascii="Arial" w:eastAsia="Arial" w:hAnsi="Arial" w:cs="Arial"/>
          <w:sz w:val="28"/>
          <w:szCs w:val="28"/>
          <w:rtl/>
        </w:rPr>
        <w:t>يوفر النظام أدوات مساعدة وتحليل قانوني مدعومة بالذكاء الاصطناعي، ولكنه لا</w:t>
      </w:r>
      <w:r w:rsidRPr="00473174">
        <w:rPr>
          <w:rFonts w:ascii="Arial" w:eastAsia="Arial" w:hAnsi="Arial" w:cs="Arial" w:hint="cs"/>
          <w:sz w:val="28"/>
          <w:szCs w:val="28"/>
          <w:rtl/>
        </w:rPr>
        <w:t xml:space="preserve"> </w:t>
      </w:r>
      <w:r w:rsidRPr="00473174">
        <w:rPr>
          <w:rFonts w:ascii="Arial" w:eastAsia="Arial" w:hAnsi="Arial" w:cs="Arial"/>
          <w:sz w:val="28"/>
          <w:szCs w:val="28"/>
          <w:rtl/>
        </w:rPr>
        <w:t>يصدر أحكامًا قانونية نهائية.</w:t>
      </w:r>
    </w:p>
    <w:p w14:paraId="50A32EDA" w14:textId="3336BD53" w:rsidR="00473174" w:rsidRPr="00473174" w:rsidRDefault="00473174" w:rsidP="00473174">
      <w:pPr>
        <w:pStyle w:val="a5"/>
        <w:numPr>
          <w:ilvl w:val="0"/>
          <w:numId w:val="7"/>
        </w:numPr>
        <w:ind w:left="656"/>
        <w:rPr>
          <w:rFonts w:ascii="Arial" w:eastAsia="Arial" w:hAnsi="Arial" w:cs="Arial"/>
          <w:sz w:val="28"/>
          <w:szCs w:val="28"/>
          <w:rtl/>
        </w:rPr>
      </w:pPr>
      <w:r w:rsidRPr="00473174">
        <w:rPr>
          <w:rFonts w:ascii="Arial" w:eastAsia="Arial" w:hAnsi="Arial" w:cs="Arial"/>
          <w:sz w:val="28"/>
          <w:szCs w:val="28"/>
          <w:rtl/>
        </w:rPr>
        <w:t>يخدم النظام فئات متعددة من المستخدمين بصلاحيات مختلفة (مدير، قاضي، محامي، موثق، مواطن).</w:t>
      </w:r>
    </w:p>
    <w:p w14:paraId="1F493E8F" w14:textId="6F38CBF6" w:rsidR="00473174" w:rsidRPr="00473174" w:rsidRDefault="00473174" w:rsidP="00473174">
      <w:pPr>
        <w:pStyle w:val="a5"/>
        <w:numPr>
          <w:ilvl w:val="0"/>
          <w:numId w:val="7"/>
        </w:numPr>
        <w:ind w:left="656"/>
        <w:rPr>
          <w:rFonts w:ascii="Arial" w:eastAsia="Arial" w:hAnsi="Arial" w:cs="Arial"/>
          <w:sz w:val="28"/>
          <w:szCs w:val="28"/>
          <w:rtl/>
        </w:rPr>
      </w:pPr>
      <w:r w:rsidRPr="00473174">
        <w:rPr>
          <w:rFonts w:ascii="Arial" w:eastAsia="Arial" w:hAnsi="Arial" w:cs="Arial"/>
          <w:sz w:val="28"/>
          <w:szCs w:val="28"/>
          <w:rtl/>
        </w:rPr>
        <w:t>يتطلب النظام اتصالاً بالإنترنت للاستفادة من كافة خدماته السحابية والمزامنة الآنية.</w:t>
      </w:r>
    </w:p>
    <w:p w14:paraId="5828244E" w14:textId="347D4B9B" w:rsidR="00473174" w:rsidRPr="00473174" w:rsidRDefault="00473174" w:rsidP="00473174">
      <w:pPr>
        <w:pStyle w:val="a5"/>
        <w:numPr>
          <w:ilvl w:val="0"/>
          <w:numId w:val="7"/>
        </w:numPr>
        <w:ind w:left="656"/>
        <w:rPr>
          <w:rFonts w:ascii="Arial" w:eastAsia="Arial" w:hAnsi="Arial" w:cs="Arial"/>
          <w:sz w:val="28"/>
          <w:szCs w:val="28"/>
          <w:rtl/>
        </w:rPr>
      </w:pPr>
      <w:r w:rsidRPr="00473174">
        <w:rPr>
          <w:rFonts w:ascii="Arial" w:eastAsia="Arial" w:hAnsi="Arial" w:cs="Arial"/>
          <w:sz w:val="28"/>
          <w:szCs w:val="28"/>
          <w:rtl/>
        </w:rPr>
        <w:t>يشمل النطاق تطوير تطبيقات للهواتف الذكية (</w:t>
      </w:r>
      <w:r w:rsidRPr="00473174">
        <w:rPr>
          <w:rFonts w:ascii="Arial" w:eastAsia="Arial" w:hAnsi="Arial" w:cs="Arial"/>
          <w:sz w:val="28"/>
          <w:szCs w:val="28"/>
        </w:rPr>
        <w:t>Android/iOS</w:t>
      </w:r>
      <w:r w:rsidRPr="00473174">
        <w:rPr>
          <w:rFonts w:ascii="Arial" w:eastAsia="Arial" w:hAnsi="Arial" w:cs="Arial"/>
          <w:sz w:val="28"/>
          <w:szCs w:val="28"/>
          <w:rtl/>
        </w:rPr>
        <w:t>) وتطبيق ويب، بالإضافة إلى نظام خلفي (</w:t>
      </w:r>
      <w:r w:rsidRPr="00473174">
        <w:rPr>
          <w:rFonts w:ascii="Arial" w:eastAsia="Arial" w:hAnsi="Arial" w:cs="Arial"/>
          <w:sz w:val="28"/>
          <w:szCs w:val="28"/>
        </w:rPr>
        <w:t>Backend</w:t>
      </w:r>
      <w:r w:rsidRPr="00473174">
        <w:rPr>
          <w:rFonts w:ascii="Arial" w:eastAsia="Arial" w:hAnsi="Arial" w:cs="Arial"/>
          <w:sz w:val="28"/>
          <w:szCs w:val="28"/>
          <w:rtl/>
        </w:rPr>
        <w:t>) متكامل.</w:t>
      </w:r>
    </w:p>
    <w:p w14:paraId="2FF4DD5E" w14:textId="77777777" w:rsidR="00473174" w:rsidRDefault="00473174" w:rsidP="00473174">
      <w:pPr>
        <w:rPr>
          <w:b/>
          <w:bCs/>
          <w:sz w:val="32"/>
          <w:szCs w:val="32"/>
        </w:rPr>
      </w:pPr>
    </w:p>
    <w:p w14:paraId="41877A1F" w14:textId="77777777" w:rsidR="00473174" w:rsidRDefault="00473174" w:rsidP="00473174">
      <w:pPr>
        <w:rPr>
          <w:b/>
          <w:bCs/>
          <w:sz w:val="32"/>
          <w:szCs w:val="32"/>
        </w:rPr>
      </w:pPr>
    </w:p>
    <w:p w14:paraId="07B6A41F" w14:textId="77777777" w:rsidR="00473174" w:rsidRDefault="00473174" w:rsidP="00473174">
      <w:pPr>
        <w:rPr>
          <w:b/>
          <w:bCs/>
          <w:sz w:val="32"/>
          <w:szCs w:val="32"/>
        </w:rPr>
      </w:pPr>
    </w:p>
    <w:p w14:paraId="37E53265" w14:textId="0564D11B" w:rsidR="00E507E2" w:rsidRDefault="002769F2" w:rsidP="00473174">
      <w:pPr>
        <w:rPr>
          <w:b/>
          <w:bCs/>
          <w:sz w:val="32"/>
          <w:szCs w:val="32"/>
          <w:rtl/>
        </w:rPr>
      </w:pPr>
      <w:r w:rsidRPr="002769F2">
        <w:rPr>
          <w:rFonts w:hint="cs"/>
          <w:b/>
          <w:bCs/>
          <w:sz w:val="32"/>
          <w:szCs w:val="32"/>
          <w:rtl/>
        </w:rPr>
        <w:t>النطاق الزمني:</w:t>
      </w:r>
    </w:p>
    <w:p w14:paraId="09410B54" w14:textId="24C3A0DA" w:rsidR="00473174" w:rsidRDefault="00473174" w:rsidP="00473174">
      <w:pPr>
        <w:rPr>
          <w:rFonts w:cs="Arial"/>
          <w:b/>
          <w:bCs/>
          <w:sz w:val="32"/>
          <w:szCs w:val="32"/>
        </w:rPr>
      </w:pPr>
      <w:r w:rsidRPr="00473174">
        <w:rPr>
          <w:rFonts w:cs="Arial"/>
          <w:b/>
          <w:bCs/>
          <w:sz w:val="32"/>
          <w:szCs w:val="32"/>
          <w:rtl/>
        </w:rPr>
        <w:t>الترم الأول (12 أسبوع):</w:t>
      </w:r>
    </w:p>
    <w:tbl>
      <w:tblPr>
        <w:bidiVisual/>
        <w:tblW w:w="0" w:type="auto"/>
        <w:jc w:val="center"/>
        <w:tblLook w:val="04A0" w:firstRow="1" w:lastRow="0" w:firstColumn="1" w:lastColumn="0" w:noHBand="0" w:noVBand="1"/>
      </w:tblPr>
      <w:tblGrid>
        <w:gridCol w:w="816"/>
        <w:gridCol w:w="6024"/>
      </w:tblGrid>
      <w:tr w:rsidR="00473174" w:rsidRPr="00473174" w14:paraId="4921C1AE" w14:textId="77777777" w:rsidTr="00473174">
        <w:trPr>
          <w:trHeight w:val="20"/>
          <w:jc w:val="center"/>
        </w:trPr>
        <w:tc>
          <w:tcPr>
            <w:tcW w:w="0" w:type="auto"/>
            <w:tcBorders>
              <w:top w:val="single" w:sz="8" w:space="0" w:color="E1E4E8"/>
              <w:left w:val="nil"/>
              <w:bottom w:val="single" w:sz="8" w:space="0" w:color="E1E4E8"/>
              <w:right w:val="single" w:sz="8" w:space="0" w:color="F6F8FA"/>
            </w:tcBorders>
            <w:vAlign w:val="center"/>
            <w:hideMark/>
          </w:tcPr>
          <w:p w14:paraId="52418F65" w14:textId="77777777" w:rsidR="00473174" w:rsidRPr="00473174" w:rsidRDefault="00473174" w:rsidP="00473174">
            <w:pPr>
              <w:spacing w:after="0" w:line="240" w:lineRule="auto"/>
              <w:jc w:val="center"/>
              <w:rPr>
                <w:rFonts w:ascii="Times New Roman" w:eastAsia="Times New Roman" w:hAnsi="Times New Roman" w:cs="Times New Roman"/>
                <w:b/>
                <w:bCs/>
                <w:color w:val="000000"/>
                <w:sz w:val="22"/>
                <w:szCs w:val="22"/>
              </w:rPr>
            </w:pPr>
            <w:r w:rsidRPr="00473174">
              <w:rPr>
                <w:rFonts w:ascii="Times New Roman" w:eastAsia="Times New Roman" w:hAnsi="Times New Roman" w:cs="Times New Roman"/>
                <w:b/>
                <w:bCs/>
                <w:color w:val="000000"/>
                <w:sz w:val="22"/>
                <w:szCs w:val="22"/>
                <w:rtl/>
              </w:rPr>
              <w:t>الأسبوع</w:t>
            </w:r>
          </w:p>
        </w:tc>
        <w:tc>
          <w:tcPr>
            <w:tcW w:w="0" w:type="auto"/>
            <w:tcBorders>
              <w:top w:val="single" w:sz="8" w:space="0" w:color="E1E4E8"/>
              <w:left w:val="nil"/>
              <w:bottom w:val="single" w:sz="8" w:space="0" w:color="E1E4E8"/>
              <w:right w:val="nil"/>
            </w:tcBorders>
            <w:vAlign w:val="center"/>
            <w:hideMark/>
          </w:tcPr>
          <w:p w14:paraId="3826F214" w14:textId="77777777" w:rsidR="00473174" w:rsidRPr="00473174" w:rsidRDefault="00473174" w:rsidP="00473174">
            <w:pPr>
              <w:spacing w:after="0" w:line="240" w:lineRule="auto"/>
              <w:jc w:val="center"/>
              <w:rPr>
                <w:rFonts w:ascii="Times New Roman" w:eastAsia="Times New Roman" w:hAnsi="Times New Roman" w:cs="Times New Roman"/>
                <w:b/>
                <w:bCs/>
                <w:color w:val="000000"/>
                <w:sz w:val="22"/>
                <w:szCs w:val="22"/>
                <w:rtl/>
              </w:rPr>
            </w:pPr>
            <w:r w:rsidRPr="00473174">
              <w:rPr>
                <w:rFonts w:ascii="Times New Roman" w:eastAsia="Times New Roman" w:hAnsi="Times New Roman" w:cs="Times New Roman"/>
                <w:b/>
                <w:bCs/>
                <w:color w:val="000000"/>
                <w:sz w:val="22"/>
                <w:szCs w:val="22"/>
                <w:rtl/>
              </w:rPr>
              <w:t>النشاط</w:t>
            </w:r>
          </w:p>
        </w:tc>
      </w:tr>
      <w:tr w:rsidR="00473174" w:rsidRPr="00473174" w14:paraId="78DA2F46" w14:textId="77777777" w:rsidTr="00473174">
        <w:trPr>
          <w:trHeight w:val="20"/>
          <w:jc w:val="center"/>
        </w:trPr>
        <w:tc>
          <w:tcPr>
            <w:tcW w:w="0" w:type="auto"/>
            <w:tcBorders>
              <w:top w:val="nil"/>
              <w:left w:val="nil"/>
              <w:bottom w:val="single" w:sz="8" w:space="0" w:color="E1E4E8"/>
              <w:right w:val="single" w:sz="8" w:space="0" w:color="F6F8FA"/>
            </w:tcBorders>
            <w:vAlign w:val="center"/>
            <w:hideMark/>
          </w:tcPr>
          <w:p w14:paraId="2F1016F0" w14:textId="77777777" w:rsidR="00473174" w:rsidRPr="00473174" w:rsidRDefault="00473174" w:rsidP="00473174">
            <w:pPr>
              <w:spacing w:after="0" w:line="240" w:lineRule="auto"/>
              <w:jc w:val="center"/>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Pr>
              <w:t>1 – 2</w:t>
            </w:r>
          </w:p>
        </w:tc>
        <w:tc>
          <w:tcPr>
            <w:tcW w:w="0" w:type="auto"/>
            <w:tcBorders>
              <w:top w:val="nil"/>
              <w:left w:val="nil"/>
              <w:bottom w:val="single" w:sz="8" w:space="0" w:color="E1E4E8"/>
              <w:right w:val="nil"/>
            </w:tcBorders>
            <w:vAlign w:val="center"/>
            <w:hideMark/>
          </w:tcPr>
          <w:p w14:paraId="174CD027" w14:textId="77777777" w:rsidR="00473174" w:rsidRPr="00473174" w:rsidRDefault="00473174" w:rsidP="00473174">
            <w:pPr>
              <w:spacing w:after="0" w:line="240" w:lineRule="auto"/>
              <w:jc w:val="center"/>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tl/>
              </w:rPr>
              <w:t>جمع المتطلبات من المستخدمين وتحليل النظام وتحديد نطاق المشروع</w:t>
            </w:r>
            <w:r w:rsidRPr="00473174">
              <w:rPr>
                <w:rFonts w:ascii="Times New Roman" w:eastAsia="Times New Roman" w:hAnsi="Times New Roman" w:cs="Times New Roman"/>
                <w:color w:val="000000"/>
                <w:sz w:val="20"/>
                <w:szCs w:val="20"/>
              </w:rPr>
              <w:t>.</w:t>
            </w:r>
          </w:p>
        </w:tc>
      </w:tr>
      <w:tr w:rsidR="00473174" w:rsidRPr="00473174" w14:paraId="7D21C2F2" w14:textId="77777777" w:rsidTr="00473174">
        <w:trPr>
          <w:trHeight w:val="20"/>
          <w:jc w:val="center"/>
        </w:trPr>
        <w:tc>
          <w:tcPr>
            <w:tcW w:w="0" w:type="auto"/>
            <w:tcBorders>
              <w:top w:val="nil"/>
              <w:left w:val="nil"/>
              <w:bottom w:val="single" w:sz="8" w:space="0" w:color="E1E4E8"/>
              <w:right w:val="single" w:sz="8" w:space="0" w:color="F6F8FA"/>
            </w:tcBorders>
            <w:vAlign w:val="center"/>
            <w:hideMark/>
          </w:tcPr>
          <w:p w14:paraId="655478BA" w14:textId="77777777" w:rsidR="00473174" w:rsidRPr="00473174" w:rsidRDefault="00473174" w:rsidP="00473174">
            <w:pPr>
              <w:spacing w:after="0" w:line="240" w:lineRule="auto"/>
              <w:jc w:val="center"/>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Pr>
              <w:t>3 – 4</w:t>
            </w:r>
          </w:p>
        </w:tc>
        <w:tc>
          <w:tcPr>
            <w:tcW w:w="0" w:type="auto"/>
            <w:tcBorders>
              <w:top w:val="nil"/>
              <w:left w:val="nil"/>
              <w:bottom w:val="single" w:sz="8" w:space="0" w:color="E1E4E8"/>
              <w:right w:val="nil"/>
            </w:tcBorders>
            <w:vAlign w:val="center"/>
            <w:hideMark/>
          </w:tcPr>
          <w:p w14:paraId="74A871C7" w14:textId="77777777" w:rsidR="00473174" w:rsidRPr="00473174" w:rsidRDefault="00473174" w:rsidP="00473174">
            <w:pPr>
              <w:spacing w:after="0" w:line="240" w:lineRule="auto"/>
              <w:jc w:val="center"/>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tl/>
              </w:rPr>
              <w:t>تحليل النظام وتوثيق حالات الاستخدام</w:t>
            </w:r>
            <w:r w:rsidRPr="00473174">
              <w:rPr>
                <w:rFonts w:ascii="Times New Roman" w:eastAsia="Times New Roman" w:hAnsi="Times New Roman" w:cs="Times New Roman"/>
                <w:color w:val="000000"/>
                <w:sz w:val="20"/>
                <w:szCs w:val="20"/>
              </w:rPr>
              <w:t xml:space="preserve"> (Use Cases) </w:t>
            </w:r>
            <w:r w:rsidRPr="00473174">
              <w:rPr>
                <w:rFonts w:ascii="Times New Roman" w:eastAsia="Times New Roman" w:hAnsi="Times New Roman" w:cs="Times New Roman"/>
                <w:color w:val="000000"/>
                <w:sz w:val="20"/>
                <w:szCs w:val="20"/>
                <w:rtl/>
              </w:rPr>
              <w:t>وتحديد متطلبات الذكاء</w:t>
            </w:r>
            <w:r w:rsidRPr="00473174">
              <w:rPr>
                <w:rFonts w:ascii="Times New Roman" w:eastAsia="Times New Roman" w:hAnsi="Times New Roman" w:cs="Times New Roman"/>
                <w:color w:val="000000"/>
                <w:sz w:val="20"/>
                <w:szCs w:val="20"/>
              </w:rPr>
              <w:t xml:space="preserve"> </w:t>
            </w:r>
            <w:r w:rsidRPr="00473174">
              <w:rPr>
                <w:rFonts w:ascii="Times New Roman" w:eastAsia="Times New Roman" w:hAnsi="Times New Roman" w:cs="Times New Roman"/>
                <w:color w:val="000000"/>
                <w:sz w:val="20"/>
                <w:szCs w:val="20"/>
                <w:rtl/>
              </w:rPr>
              <w:t>الاصطناعي</w:t>
            </w:r>
            <w:r w:rsidRPr="00473174">
              <w:rPr>
                <w:rFonts w:ascii="Times New Roman" w:eastAsia="Times New Roman" w:hAnsi="Times New Roman" w:cs="Times New Roman"/>
                <w:color w:val="000000"/>
                <w:sz w:val="20"/>
                <w:szCs w:val="20"/>
              </w:rPr>
              <w:t>.</w:t>
            </w:r>
          </w:p>
        </w:tc>
      </w:tr>
      <w:tr w:rsidR="00473174" w:rsidRPr="00473174" w14:paraId="5C1B277A" w14:textId="77777777" w:rsidTr="00473174">
        <w:trPr>
          <w:trHeight w:val="20"/>
          <w:jc w:val="center"/>
        </w:trPr>
        <w:tc>
          <w:tcPr>
            <w:tcW w:w="0" w:type="auto"/>
            <w:tcBorders>
              <w:top w:val="nil"/>
              <w:left w:val="nil"/>
              <w:bottom w:val="single" w:sz="8" w:space="0" w:color="E1E4E8"/>
              <w:right w:val="single" w:sz="8" w:space="0" w:color="F6F8FA"/>
            </w:tcBorders>
            <w:vAlign w:val="center"/>
            <w:hideMark/>
          </w:tcPr>
          <w:p w14:paraId="1340AE3C" w14:textId="77777777" w:rsidR="00473174" w:rsidRPr="00473174" w:rsidRDefault="00473174" w:rsidP="00473174">
            <w:pPr>
              <w:spacing w:after="0" w:line="240" w:lineRule="auto"/>
              <w:jc w:val="center"/>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Pr>
              <w:t>5 – 6</w:t>
            </w:r>
          </w:p>
        </w:tc>
        <w:tc>
          <w:tcPr>
            <w:tcW w:w="0" w:type="auto"/>
            <w:tcBorders>
              <w:top w:val="nil"/>
              <w:left w:val="nil"/>
              <w:bottom w:val="single" w:sz="8" w:space="0" w:color="E1E4E8"/>
              <w:right w:val="nil"/>
            </w:tcBorders>
            <w:vAlign w:val="center"/>
            <w:hideMark/>
          </w:tcPr>
          <w:p w14:paraId="3368F210" w14:textId="77777777" w:rsidR="00473174" w:rsidRPr="00473174" w:rsidRDefault="00473174" w:rsidP="00473174">
            <w:pPr>
              <w:spacing w:after="0" w:line="240" w:lineRule="auto"/>
              <w:jc w:val="center"/>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tl/>
              </w:rPr>
              <w:t>تصميم بنية النظام</w:t>
            </w:r>
            <w:r w:rsidRPr="00473174">
              <w:rPr>
                <w:rFonts w:ascii="Times New Roman" w:eastAsia="Times New Roman" w:hAnsi="Times New Roman" w:cs="Times New Roman"/>
                <w:color w:val="000000"/>
                <w:sz w:val="20"/>
                <w:szCs w:val="20"/>
              </w:rPr>
              <w:t xml:space="preserve"> (Architecture) </w:t>
            </w:r>
            <w:r w:rsidRPr="00473174">
              <w:rPr>
                <w:rFonts w:ascii="Times New Roman" w:eastAsia="Times New Roman" w:hAnsi="Times New Roman" w:cs="Times New Roman"/>
                <w:color w:val="000000"/>
                <w:sz w:val="20"/>
                <w:szCs w:val="20"/>
                <w:rtl/>
              </w:rPr>
              <w:t>وقاعدة البيانات</w:t>
            </w:r>
            <w:r w:rsidRPr="00473174">
              <w:rPr>
                <w:rFonts w:ascii="Times New Roman" w:eastAsia="Times New Roman" w:hAnsi="Times New Roman" w:cs="Times New Roman"/>
                <w:color w:val="000000"/>
                <w:sz w:val="20"/>
                <w:szCs w:val="20"/>
              </w:rPr>
              <w:t xml:space="preserve"> (ERD &amp; PostgreSQL Schema).</w:t>
            </w:r>
          </w:p>
        </w:tc>
      </w:tr>
      <w:tr w:rsidR="00473174" w:rsidRPr="00473174" w14:paraId="243F6DFC" w14:textId="77777777" w:rsidTr="00473174">
        <w:trPr>
          <w:trHeight w:val="20"/>
          <w:jc w:val="center"/>
        </w:trPr>
        <w:tc>
          <w:tcPr>
            <w:tcW w:w="0" w:type="auto"/>
            <w:tcBorders>
              <w:top w:val="nil"/>
              <w:left w:val="nil"/>
              <w:bottom w:val="single" w:sz="8" w:space="0" w:color="E1E4E8"/>
              <w:right w:val="single" w:sz="8" w:space="0" w:color="F6F8FA"/>
            </w:tcBorders>
            <w:vAlign w:val="center"/>
            <w:hideMark/>
          </w:tcPr>
          <w:p w14:paraId="18C66118" w14:textId="77777777" w:rsidR="00473174" w:rsidRPr="00473174" w:rsidRDefault="00473174" w:rsidP="00473174">
            <w:pPr>
              <w:spacing w:after="0" w:line="240" w:lineRule="auto"/>
              <w:jc w:val="center"/>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Pr>
              <w:t>7 – 8</w:t>
            </w:r>
          </w:p>
        </w:tc>
        <w:tc>
          <w:tcPr>
            <w:tcW w:w="0" w:type="auto"/>
            <w:tcBorders>
              <w:top w:val="nil"/>
              <w:left w:val="nil"/>
              <w:bottom w:val="single" w:sz="8" w:space="0" w:color="E1E4E8"/>
              <w:right w:val="nil"/>
            </w:tcBorders>
            <w:vAlign w:val="center"/>
            <w:hideMark/>
          </w:tcPr>
          <w:p w14:paraId="0D878D2B" w14:textId="77777777" w:rsidR="00473174" w:rsidRPr="00473174" w:rsidRDefault="00473174" w:rsidP="00473174">
            <w:pPr>
              <w:spacing w:after="0" w:line="240" w:lineRule="auto"/>
              <w:jc w:val="center"/>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tl/>
              </w:rPr>
              <w:t>تصميم واجهات المستخدم</w:t>
            </w:r>
            <w:r w:rsidRPr="00473174">
              <w:rPr>
                <w:rFonts w:ascii="Times New Roman" w:eastAsia="Times New Roman" w:hAnsi="Times New Roman" w:cs="Times New Roman"/>
                <w:color w:val="000000"/>
                <w:sz w:val="20"/>
                <w:szCs w:val="20"/>
              </w:rPr>
              <w:t xml:space="preserve"> (UI/UX) </w:t>
            </w:r>
            <w:r w:rsidRPr="00473174">
              <w:rPr>
                <w:rFonts w:ascii="Times New Roman" w:eastAsia="Times New Roman" w:hAnsi="Times New Roman" w:cs="Times New Roman"/>
                <w:color w:val="000000"/>
                <w:sz w:val="20"/>
                <w:szCs w:val="20"/>
                <w:rtl/>
              </w:rPr>
              <w:t>لتطبيقات</w:t>
            </w:r>
            <w:r w:rsidRPr="00473174">
              <w:rPr>
                <w:rFonts w:ascii="Times New Roman" w:eastAsia="Times New Roman" w:hAnsi="Times New Roman" w:cs="Times New Roman"/>
                <w:color w:val="000000"/>
                <w:sz w:val="20"/>
                <w:szCs w:val="20"/>
              </w:rPr>
              <w:t xml:space="preserve"> Flutter (</w:t>
            </w:r>
            <w:r w:rsidRPr="00473174">
              <w:rPr>
                <w:rFonts w:ascii="Times New Roman" w:eastAsia="Times New Roman" w:hAnsi="Times New Roman" w:cs="Times New Roman"/>
                <w:color w:val="000000"/>
                <w:sz w:val="20"/>
                <w:szCs w:val="20"/>
                <w:rtl/>
              </w:rPr>
              <w:t>الهاتف والويب</w:t>
            </w:r>
            <w:r w:rsidRPr="00473174">
              <w:rPr>
                <w:rFonts w:ascii="Times New Roman" w:eastAsia="Times New Roman" w:hAnsi="Times New Roman" w:cs="Times New Roman"/>
                <w:color w:val="000000"/>
                <w:sz w:val="20"/>
                <w:szCs w:val="20"/>
              </w:rPr>
              <w:t>).</w:t>
            </w:r>
          </w:p>
        </w:tc>
      </w:tr>
      <w:tr w:rsidR="00473174" w:rsidRPr="00473174" w14:paraId="02BB0514" w14:textId="77777777" w:rsidTr="00473174">
        <w:trPr>
          <w:trHeight w:val="20"/>
          <w:jc w:val="center"/>
        </w:trPr>
        <w:tc>
          <w:tcPr>
            <w:tcW w:w="0" w:type="auto"/>
            <w:tcBorders>
              <w:top w:val="nil"/>
              <w:left w:val="nil"/>
              <w:bottom w:val="single" w:sz="8" w:space="0" w:color="E1E4E8"/>
              <w:right w:val="single" w:sz="8" w:space="0" w:color="F6F8FA"/>
            </w:tcBorders>
            <w:vAlign w:val="center"/>
            <w:hideMark/>
          </w:tcPr>
          <w:p w14:paraId="306B1B57" w14:textId="77777777" w:rsidR="00473174" w:rsidRPr="00473174" w:rsidRDefault="00473174" w:rsidP="00473174">
            <w:pPr>
              <w:spacing w:after="0" w:line="240" w:lineRule="auto"/>
              <w:jc w:val="center"/>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Pr>
              <w:t>9 – 10</w:t>
            </w:r>
          </w:p>
        </w:tc>
        <w:tc>
          <w:tcPr>
            <w:tcW w:w="0" w:type="auto"/>
            <w:tcBorders>
              <w:top w:val="nil"/>
              <w:left w:val="nil"/>
              <w:bottom w:val="single" w:sz="8" w:space="0" w:color="E1E4E8"/>
              <w:right w:val="nil"/>
            </w:tcBorders>
            <w:vAlign w:val="center"/>
            <w:hideMark/>
          </w:tcPr>
          <w:p w14:paraId="18049453" w14:textId="77777777" w:rsidR="00473174" w:rsidRPr="00473174" w:rsidRDefault="00473174" w:rsidP="00473174">
            <w:pPr>
              <w:spacing w:after="0" w:line="240" w:lineRule="auto"/>
              <w:jc w:val="center"/>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tl/>
              </w:rPr>
              <w:t>إعداد مخططات التدفق</w:t>
            </w:r>
            <w:r w:rsidRPr="00473174">
              <w:rPr>
                <w:rFonts w:ascii="Times New Roman" w:eastAsia="Times New Roman" w:hAnsi="Times New Roman" w:cs="Times New Roman"/>
                <w:color w:val="000000"/>
                <w:sz w:val="20"/>
                <w:szCs w:val="20"/>
              </w:rPr>
              <w:t xml:space="preserve"> (DFD) </w:t>
            </w:r>
            <w:r w:rsidRPr="00473174">
              <w:rPr>
                <w:rFonts w:ascii="Times New Roman" w:eastAsia="Times New Roman" w:hAnsi="Times New Roman" w:cs="Times New Roman"/>
                <w:color w:val="000000"/>
                <w:sz w:val="20"/>
                <w:szCs w:val="20"/>
                <w:rtl/>
              </w:rPr>
              <w:t>وتصميم واجهات برمجة التطبيقات</w:t>
            </w:r>
            <w:r w:rsidRPr="00473174">
              <w:rPr>
                <w:rFonts w:ascii="Times New Roman" w:eastAsia="Times New Roman" w:hAnsi="Times New Roman" w:cs="Times New Roman"/>
                <w:color w:val="000000"/>
                <w:sz w:val="20"/>
                <w:szCs w:val="20"/>
              </w:rPr>
              <w:t xml:space="preserve"> (RESTful APIs).</w:t>
            </w:r>
          </w:p>
        </w:tc>
      </w:tr>
      <w:tr w:rsidR="00473174" w:rsidRPr="00473174" w14:paraId="6EA3C06F" w14:textId="77777777" w:rsidTr="00473174">
        <w:trPr>
          <w:trHeight w:val="20"/>
          <w:jc w:val="center"/>
        </w:trPr>
        <w:tc>
          <w:tcPr>
            <w:tcW w:w="0" w:type="auto"/>
            <w:tcBorders>
              <w:top w:val="nil"/>
              <w:left w:val="nil"/>
              <w:bottom w:val="single" w:sz="8" w:space="0" w:color="E1E4E8"/>
              <w:right w:val="single" w:sz="8" w:space="0" w:color="F6F8FA"/>
            </w:tcBorders>
            <w:vAlign w:val="center"/>
            <w:hideMark/>
          </w:tcPr>
          <w:p w14:paraId="5BBE8A55" w14:textId="77777777" w:rsidR="00473174" w:rsidRPr="00473174" w:rsidRDefault="00473174" w:rsidP="00473174">
            <w:pPr>
              <w:spacing w:after="0" w:line="240" w:lineRule="auto"/>
              <w:jc w:val="center"/>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Pr>
              <w:t>11 – 12</w:t>
            </w:r>
          </w:p>
        </w:tc>
        <w:tc>
          <w:tcPr>
            <w:tcW w:w="0" w:type="auto"/>
            <w:tcBorders>
              <w:top w:val="nil"/>
              <w:left w:val="nil"/>
              <w:bottom w:val="single" w:sz="8" w:space="0" w:color="E1E4E8"/>
              <w:right w:val="nil"/>
            </w:tcBorders>
            <w:vAlign w:val="center"/>
            <w:hideMark/>
          </w:tcPr>
          <w:p w14:paraId="37CDD651" w14:textId="77777777" w:rsidR="00473174" w:rsidRPr="00473174" w:rsidRDefault="00473174" w:rsidP="00473174">
            <w:pPr>
              <w:spacing w:after="0" w:line="240" w:lineRule="auto"/>
              <w:jc w:val="center"/>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tl/>
              </w:rPr>
              <w:t>مراجعة التصميم النظري وتسليم مستندات التحليل والتصميم الأولية</w:t>
            </w:r>
            <w:r w:rsidRPr="00473174">
              <w:rPr>
                <w:rFonts w:ascii="Times New Roman" w:eastAsia="Times New Roman" w:hAnsi="Times New Roman" w:cs="Times New Roman"/>
                <w:color w:val="000000"/>
                <w:sz w:val="20"/>
                <w:szCs w:val="20"/>
              </w:rPr>
              <w:t>.</w:t>
            </w:r>
          </w:p>
        </w:tc>
      </w:tr>
    </w:tbl>
    <w:p w14:paraId="6854B936" w14:textId="77AA138C" w:rsidR="00473174" w:rsidRDefault="00473174" w:rsidP="00473174">
      <w:pPr>
        <w:rPr>
          <w:rFonts w:cs="Arial"/>
          <w:b/>
          <w:bCs/>
          <w:sz w:val="32"/>
          <w:szCs w:val="32"/>
        </w:rPr>
      </w:pPr>
      <w:r w:rsidRPr="00473174">
        <w:rPr>
          <w:rFonts w:cs="Arial"/>
          <w:b/>
          <w:bCs/>
          <w:sz w:val="32"/>
          <w:szCs w:val="32"/>
          <w:rtl/>
        </w:rPr>
        <w:t xml:space="preserve">الترم </w:t>
      </w:r>
      <w:r>
        <w:rPr>
          <w:rFonts w:cs="Arial" w:hint="cs"/>
          <w:b/>
          <w:bCs/>
          <w:sz w:val="32"/>
          <w:szCs w:val="32"/>
          <w:rtl/>
        </w:rPr>
        <w:t>الثاني</w:t>
      </w:r>
      <w:r w:rsidRPr="00473174">
        <w:rPr>
          <w:rFonts w:cs="Arial"/>
          <w:b/>
          <w:bCs/>
          <w:sz w:val="32"/>
          <w:szCs w:val="32"/>
          <w:rtl/>
        </w:rPr>
        <w:t xml:space="preserve"> (12 أسبوع):</w:t>
      </w:r>
    </w:p>
    <w:tbl>
      <w:tblPr>
        <w:bidiVisual/>
        <w:tblW w:w="5000" w:type="pct"/>
        <w:jc w:val="center"/>
        <w:tblLook w:val="04A0" w:firstRow="1" w:lastRow="0" w:firstColumn="1" w:lastColumn="0" w:noHBand="0" w:noVBand="1"/>
      </w:tblPr>
      <w:tblGrid>
        <w:gridCol w:w="1615"/>
        <w:gridCol w:w="6691"/>
      </w:tblGrid>
      <w:tr w:rsidR="00473174" w:rsidRPr="00473174" w14:paraId="3F322234" w14:textId="77777777" w:rsidTr="00473174">
        <w:trPr>
          <w:trHeight w:val="20"/>
          <w:jc w:val="center"/>
        </w:trPr>
        <w:tc>
          <w:tcPr>
            <w:tcW w:w="972" w:type="pct"/>
            <w:tcBorders>
              <w:top w:val="single" w:sz="8" w:space="0" w:color="E1E4E8"/>
              <w:left w:val="nil"/>
              <w:bottom w:val="single" w:sz="8" w:space="0" w:color="E1E4E8"/>
              <w:right w:val="single" w:sz="8" w:space="0" w:color="F6F8FA"/>
            </w:tcBorders>
            <w:vAlign w:val="center"/>
            <w:hideMark/>
          </w:tcPr>
          <w:p w14:paraId="0FA5DC18" w14:textId="77777777" w:rsidR="00473174" w:rsidRPr="00473174" w:rsidRDefault="00473174" w:rsidP="00473174">
            <w:pPr>
              <w:spacing w:after="0" w:line="240" w:lineRule="auto"/>
              <w:jc w:val="center"/>
              <w:rPr>
                <w:rFonts w:ascii="Times New Roman" w:eastAsia="Times New Roman" w:hAnsi="Times New Roman" w:cs="Times New Roman"/>
                <w:b/>
                <w:bCs/>
                <w:color w:val="000000"/>
                <w:sz w:val="22"/>
                <w:szCs w:val="22"/>
              </w:rPr>
            </w:pPr>
            <w:r w:rsidRPr="00473174">
              <w:rPr>
                <w:rFonts w:ascii="Times New Roman" w:eastAsia="Times New Roman" w:hAnsi="Times New Roman" w:cs="Times New Roman"/>
                <w:b/>
                <w:bCs/>
                <w:color w:val="000000"/>
                <w:sz w:val="22"/>
                <w:szCs w:val="22"/>
                <w:rtl/>
              </w:rPr>
              <w:t>الأسبوع</w:t>
            </w:r>
          </w:p>
        </w:tc>
        <w:tc>
          <w:tcPr>
            <w:tcW w:w="4028" w:type="pct"/>
            <w:tcBorders>
              <w:top w:val="single" w:sz="8" w:space="0" w:color="E1E4E8"/>
              <w:left w:val="nil"/>
              <w:bottom w:val="single" w:sz="8" w:space="0" w:color="E1E4E8"/>
              <w:right w:val="nil"/>
            </w:tcBorders>
            <w:vAlign w:val="center"/>
            <w:hideMark/>
          </w:tcPr>
          <w:p w14:paraId="68F94DFF" w14:textId="77777777" w:rsidR="00473174" w:rsidRPr="00473174" w:rsidRDefault="00473174" w:rsidP="00473174">
            <w:pPr>
              <w:spacing w:after="0" w:line="240" w:lineRule="auto"/>
              <w:jc w:val="center"/>
              <w:rPr>
                <w:rFonts w:ascii="Times New Roman" w:eastAsia="Times New Roman" w:hAnsi="Times New Roman" w:cs="Times New Roman"/>
                <w:b/>
                <w:bCs/>
                <w:color w:val="000000"/>
                <w:sz w:val="22"/>
                <w:szCs w:val="22"/>
                <w:rtl/>
              </w:rPr>
            </w:pPr>
            <w:r w:rsidRPr="00473174">
              <w:rPr>
                <w:rFonts w:ascii="Times New Roman" w:eastAsia="Times New Roman" w:hAnsi="Times New Roman" w:cs="Times New Roman"/>
                <w:b/>
                <w:bCs/>
                <w:color w:val="000000"/>
                <w:sz w:val="22"/>
                <w:szCs w:val="22"/>
                <w:rtl/>
              </w:rPr>
              <w:t>النشاط</w:t>
            </w:r>
          </w:p>
        </w:tc>
      </w:tr>
      <w:tr w:rsidR="00473174" w:rsidRPr="00473174" w14:paraId="717C1DE5" w14:textId="77777777" w:rsidTr="00473174">
        <w:trPr>
          <w:trHeight w:val="20"/>
          <w:jc w:val="center"/>
        </w:trPr>
        <w:tc>
          <w:tcPr>
            <w:tcW w:w="972" w:type="pct"/>
            <w:tcBorders>
              <w:top w:val="nil"/>
              <w:left w:val="nil"/>
              <w:bottom w:val="single" w:sz="8" w:space="0" w:color="E1E4E8"/>
              <w:right w:val="single" w:sz="8" w:space="0" w:color="F6F8FA"/>
            </w:tcBorders>
            <w:vAlign w:val="center"/>
            <w:hideMark/>
          </w:tcPr>
          <w:p w14:paraId="0156F452" w14:textId="77777777" w:rsidR="00473174" w:rsidRPr="00473174" w:rsidRDefault="00473174" w:rsidP="00473174">
            <w:pPr>
              <w:spacing w:after="0" w:line="240" w:lineRule="auto"/>
              <w:jc w:val="center"/>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Pr>
              <w:t>1 – 2</w:t>
            </w:r>
          </w:p>
        </w:tc>
        <w:tc>
          <w:tcPr>
            <w:tcW w:w="4028" w:type="pct"/>
            <w:tcBorders>
              <w:top w:val="nil"/>
              <w:left w:val="nil"/>
              <w:bottom w:val="single" w:sz="8" w:space="0" w:color="E1E4E8"/>
              <w:right w:val="nil"/>
            </w:tcBorders>
            <w:vAlign w:val="center"/>
            <w:hideMark/>
          </w:tcPr>
          <w:p w14:paraId="7FE78F94" w14:textId="77777777" w:rsidR="00473174" w:rsidRPr="00473174" w:rsidRDefault="00473174" w:rsidP="00473174">
            <w:pPr>
              <w:spacing w:after="0" w:line="240" w:lineRule="auto"/>
              <w:jc w:val="center"/>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tl/>
              </w:rPr>
              <w:t>تطوير الواجهات الأمامية باستخدام</w:t>
            </w:r>
            <w:r w:rsidRPr="00473174">
              <w:rPr>
                <w:rFonts w:ascii="Times New Roman" w:eastAsia="Times New Roman" w:hAnsi="Times New Roman" w:cs="Times New Roman"/>
                <w:color w:val="000000"/>
                <w:sz w:val="20"/>
                <w:szCs w:val="20"/>
              </w:rPr>
              <w:t xml:space="preserve"> Flutter </w:t>
            </w:r>
            <w:r w:rsidRPr="00473174">
              <w:rPr>
                <w:rFonts w:ascii="Times New Roman" w:eastAsia="Times New Roman" w:hAnsi="Times New Roman" w:cs="Times New Roman"/>
                <w:color w:val="000000"/>
                <w:sz w:val="20"/>
                <w:szCs w:val="20"/>
                <w:rtl/>
              </w:rPr>
              <w:t>وربطها مبدئياً</w:t>
            </w:r>
            <w:r w:rsidRPr="00473174">
              <w:rPr>
                <w:rFonts w:ascii="Times New Roman" w:eastAsia="Times New Roman" w:hAnsi="Times New Roman" w:cs="Times New Roman"/>
                <w:color w:val="000000"/>
                <w:sz w:val="20"/>
                <w:szCs w:val="20"/>
              </w:rPr>
              <w:t>.</w:t>
            </w:r>
          </w:p>
        </w:tc>
      </w:tr>
      <w:tr w:rsidR="00473174" w:rsidRPr="00473174" w14:paraId="22E95B2A" w14:textId="77777777" w:rsidTr="00473174">
        <w:trPr>
          <w:trHeight w:val="20"/>
          <w:jc w:val="center"/>
        </w:trPr>
        <w:tc>
          <w:tcPr>
            <w:tcW w:w="972" w:type="pct"/>
            <w:tcBorders>
              <w:top w:val="nil"/>
              <w:left w:val="nil"/>
              <w:bottom w:val="single" w:sz="8" w:space="0" w:color="E1E4E8"/>
              <w:right w:val="single" w:sz="8" w:space="0" w:color="F6F8FA"/>
            </w:tcBorders>
            <w:vAlign w:val="center"/>
            <w:hideMark/>
          </w:tcPr>
          <w:p w14:paraId="4193CC9B" w14:textId="77777777" w:rsidR="00473174" w:rsidRPr="00473174" w:rsidRDefault="00473174" w:rsidP="00473174">
            <w:pPr>
              <w:spacing w:after="0" w:line="240" w:lineRule="auto"/>
              <w:jc w:val="center"/>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Pr>
              <w:t>3 – 4</w:t>
            </w:r>
          </w:p>
        </w:tc>
        <w:tc>
          <w:tcPr>
            <w:tcW w:w="4028" w:type="pct"/>
            <w:tcBorders>
              <w:top w:val="nil"/>
              <w:left w:val="nil"/>
              <w:bottom w:val="single" w:sz="8" w:space="0" w:color="E1E4E8"/>
              <w:right w:val="nil"/>
            </w:tcBorders>
            <w:vAlign w:val="center"/>
            <w:hideMark/>
          </w:tcPr>
          <w:p w14:paraId="5E1D3E3C" w14:textId="77777777" w:rsidR="00473174" w:rsidRPr="00473174" w:rsidRDefault="00473174" w:rsidP="00473174">
            <w:pPr>
              <w:spacing w:after="0" w:line="240" w:lineRule="auto"/>
              <w:jc w:val="center"/>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tl/>
              </w:rPr>
              <w:t>تطوير النظام الخلفي باستخدام</w:t>
            </w:r>
            <w:r w:rsidRPr="00473174">
              <w:rPr>
                <w:rFonts w:ascii="Times New Roman" w:eastAsia="Times New Roman" w:hAnsi="Times New Roman" w:cs="Times New Roman"/>
                <w:color w:val="000000"/>
                <w:sz w:val="20"/>
                <w:szCs w:val="20"/>
              </w:rPr>
              <w:t xml:space="preserve"> Django </w:t>
            </w:r>
            <w:proofErr w:type="gramStart"/>
            <w:r w:rsidRPr="00473174">
              <w:rPr>
                <w:rFonts w:ascii="Times New Roman" w:eastAsia="Times New Roman" w:hAnsi="Times New Roman" w:cs="Times New Roman"/>
                <w:color w:val="000000"/>
                <w:sz w:val="20"/>
                <w:szCs w:val="20"/>
                <w:rtl/>
              </w:rPr>
              <w:t>و</w:t>
            </w:r>
            <w:r w:rsidRPr="00473174">
              <w:rPr>
                <w:rFonts w:ascii="Times New Roman" w:eastAsia="Times New Roman" w:hAnsi="Times New Roman" w:cs="Times New Roman"/>
                <w:color w:val="000000"/>
                <w:sz w:val="20"/>
                <w:szCs w:val="20"/>
              </w:rPr>
              <w:t xml:space="preserve"> </w:t>
            </w:r>
            <w:proofErr w:type="spellStart"/>
            <w:r w:rsidRPr="00473174">
              <w:rPr>
                <w:rFonts w:ascii="Times New Roman" w:eastAsia="Times New Roman" w:hAnsi="Times New Roman" w:cs="Times New Roman"/>
                <w:color w:val="000000"/>
                <w:sz w:val="20"/>
                <w:szCs w:val="20"/>
              </w:rPr>
              <w:t>FastAPI</w:t>
            </w:r>
            <w:proofErr w:type="spellEnd"/>
            <w:proofErr w:type="gramEnd"/>
            <w:r w:rsidRPr="00473174">
              <w:rPr>
                <w:rFonts w:ascii="Times New Roman" w:eastAsia="Times New Roman" w:hAnsi="Times New Roman" w:cs="Times New Roman"/>
                <w:color w:val="000000"/>
                <w:sz w:val="20"/>
                <w:szCs w:val="20"/>
              </w:rPr>
              <w:t xml:space="preserve"> </w:t>
            </w:r>
            <w:r w:rsidRPr="00473174">
              <w:rPr>
                <w:rFonts w:ascii="Times New Roman" w:eastAsia="Times New Roman" w:hAnsi="Times New Roman" w:cs="Times New Roman"/>
                <w:color w:val="000000"/>
                <w:sz w:val="20"/>
                <w:szCs w:val="20"/>
                <w:rtl/>
              </w:rPr>
              <w:t>وبناء قواعد البيانات</w:t>
            </w:r>
            <w:r w:rsidRPr="00473174">
              <w:rPr>
                <w:rFonts w:ascii="Times New Roman" w:eastAsia="Times New Roman" w:hAnsi="Times New Roman" w:cs="Times New Roman"/>
                <w:color w:val="000000"/>
                <w:sz w:val="20"/>
                <w:szCs w:val="20"/>
              </w:rPr>
              <w:t>.</w:t>
            </w:r>
          </w:p>
        </w:tc>
      </w:tr>
      <w:tr w:rsidR="00473174" w:rsidRPr="00473174" w14:paraId="3A661118" w14:textId="77777777" w:rsidTr="00473174">
        <w:trPr>
          <w:trHeight w:val="20"/>
          <w:jc w:val="center"/>
        </w:trPr>
        <w:tc>
          <w:tcPr>
            <w:tcW w:w="972" w:type="pct"/>
            <w:tcBorders>
              <w:top w:val="nil"/>
              <w:left w:val="nil"/>
              <w:bottom w:val="single" w:sz="8" w:space="0" w:color="E1E4E8"/>
              <w:right w:val="single" w:sz="8" w:space="0" w:color="F6F8FA"/>
            </w:tcBorders>
            <w:vAlign w:val="center"/>
            <w:hideMark/>
          </w:tcPr>
          <w:p w14:paraId="6D5B2C27" w14:textId="77777777" w:rsidR="00473174" w:rsidRPr="00473174" w:rsidRDefault="00473174" w:rsidP="00473174">
            <w:pPr>
              <w:spacing w:after="0" w:line="240" w:lineRule="auto"/>
              <w:jc w:val="center"/>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Pr>
              <w:t>5 – 6</w:t>
            </w:r>
          </w:p>
        </w:tc>
        <w:tc>
          <w:tcPr>
            <w:tcW w:w="4028" w:type="pct"/>
            <w:tcBorders>
              <w:top w:val="nil"/>
              <w:left w:val="nil"/>
              <w:bottom w:val="single" w:sz="8" w:space="0" w:color="E1E4E8"/>
              <w:right w:val="nil"/>
            </w:tcBorders>
            <w:vAlign w:val="center"/>
            <w:hideMark/>
          </w:tcPr>
          <w:p w14:paraId="5DB9C276" w14:textId="77777777" w:rsidR="00473174" w:rsidRPr="00473174" w:rsidRDefault="00473174" w:rsidP="00473174">
            <w:pPr>
              <w:spacing w:after="0" w:line="240" w:lineRule="auto"/>
              <w:jc w:val="center"/>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tl/>
              </w:rPr>
              <w:t>دمج محرك الذكاء الاصطناعي</w:t>
            </w:r>
            <w:r w:rsidRPr="00473174">
              <w:rPr>
                <w:rFonts w:ascii="Times New Roman" w:eastAsia="Times New Roman" w:hAnsi="Times New Roman" w:cs="Times New Roman"/>
                <w:color w:val="000000"/>
                <w:sz w:val="20"/>
                <w:szCs w:val="20"/>
              </w:rPr>
              <w:t xml:space="preserve"> (RAG Engine) </w:t>
            </w:r>
            <w:r w:rsidRPr="00473174">
              <w:rPr>
                <w:rFonts w:ascii="Times New Roman" w:eastAsia="Times New Roman" w:hAnsi="Times New Roman" w:cs="Times New Roman"/>
                <w:color w:val="000000"/>
                <w:sz w:val="20"/>
                <w:szCs w:val="20"/>
                <w:rtl/>
              </w:rPr>
              <w:t>وتدريبه على النصوص القانونية</w:t>
            </w:r>
            <w:r w:rsidRPr="00473174">
              <w:rPr>
                <w:rFonts w:ascii="Times New Roman" w:eastAsia="Times New Roman" w:hAnsi="Times New Roman" w:cs="Times New Roman"/>
                <w:color w:val="000000"/>
                <w:sz w:val="20"/>
                <w:szCs w:val="20"/>
              </w:rPr>
              <w:t>.</w:t>
            </w:r>
          </w:p>
        </w:tc>
      </w:tr>
      <w:tr w:rsidR="00473174" w:rsidRPr="00473174" w14:paraId="5CB3D824" w14:textId="77777777" w:rsidTr="00473174">
        <w:trPr>
          <w:trHeight w:val="20"/>
          <w:jc w:val="center"/>
        </w:trPr>
        <w:tc>
          <w:tcPr>
            <w:tcW w:w="972" w:type="pct"/>
            <w:tcBorders>
              <w:top w:val="nil"/>
              <w:left w:val="nil"/>
              <w:bottom w:val="single" w:sz="8" w:space="0" w:color="E1E4E8"/>
              <w:right w:val="single" w:sz="8" w:space="0" w:color="F6F8FA"/>
            </w:tcBorders>
            <w:vAlign w:val="center"/>
            <w:hideMark/>
          </w:tcPr>
          <w:p w14:paraId="78AA9298" w14:textId="77777777" w:rsidR="00473174" w:rsidRPr="00473174" w:rsidRDefault="00473174" w:rsidP="00473174">
            <w:pPr>
              <w:spacing w:after="0" w:line="240" w:lineRule="auto"/>
              <w:jc w:val="center"/>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Pr>
              <w:t>7 – 8</w:t>
            </w:r>
          </w:p>
        </w:tc>
        <w:tc>
          <w:tcPr>
            <w:tcW w:w="4028" w:type="pct"/>
            <w:tcBorders>
              <w:top w:val="nil"/>
              <w:left w:val="nil"/>
              <w:bottom w:val="single" w:sz="8" w:space="0" w:color="E1E4E8"/>
              <w:right w:val="nil"/>
            </w:tcBorders>
            <w:vAlign w:val="center"/>
            <w:hideMark/>
          </w:tcPr>
          <w:p w14:paraId="42C6B8FF" w14:textId="77777777" w:rsidR="00473174" w:rsidRPr="00473174" w:rsidRDefault="00473174" w:rsidP="00473174">
            <w:pPr>
              <w:spacing w:after="0" w:line="240" w:lineRule="auto"/>
              <w:jc w:val="center"/>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tl/>
              </w:rPr>
              <w:t>ربط الواجهات الأمامية مع النظام الخلفي</w:t>
            </w:r>
            <w:r w:rsidRPr="00473174">
              <w:rPr>
                <w:rFonts w:ascii="Times New Roman" w:eastAsia="Times New Roman" w:hAnsi="Times New Roman" w:cs="Times New Roman"/>
                <w:color w:val="000000"/>
                <w:sz w:val="20"/>
                <w:szCs w:val="20"/>
              </w:rPr>
              <w:t xml:space="preserve"> (API Integration) </w:t>
            </w:r>
            <w:r w:rsidRPr="00473174">
              <w:rPr>
                <w:rFonts w:ascii="Times New Roman" w:eastAsia="Times New Roman" w:hAnsi="Times New Roman" w:cs="Times New Roman"/>
                <w:color w:val="000000"/>
                <w:sz w:val="20"/>
                <w:szCs w:val="20"/>
                <w:rtl/>
              </w:rPr>
              <w:t>وتطبيق نظام</w:t>
            </w:r>
            <w:r w:rsidRPr="00473174">
              <w:rPr>
                <w:rFonts w:ascii="Times New Roman" w:eastAsia="Times New Roman" w:hAnsi="Times New Roman" w:cs="Times New Roman"/>
                <w:color w:val="000000"/>
                <w:sz w:val="20"/>
                <w:szCs w:val="20"/>
              </w:rPr>
              <w:t xml:space="preserve"> </w:t>
            </w:r>
            <w:r w:rsidRPr="00473174">
              <w:rPr>
                <w:rFonts w:ascii="Times New Roman" w:eastAsia="Times New Roman" w:hAnsi="Times New Roman" w:cs="Times New Roman"/>
                <w:color w:val="000000"/>
                <w:sz w:val="20"/>
                <w:szCs w:val="20"/>
                <w:rtl/>
              </w:rPr>
              <w:t>الصلاحيات</w:t>
            </w:r>
            <w:r w:rsidRPr="00473174">
              <w:rPr>
                <w:rFonts w:ascii="Times New Roman" w:eastAsia="Times New Roman" w:hAnsi="Times New Roman" w:cs="Times New Roman"/>
                <w:color w:val="000000"/>
                <w:sz w:val="20"/>
                <w:szCs w:val="20"/>
              </w:rPr>
              <w:t>.</w:t>
            </w:r>
          </w:p>
        </w:tc>
      </w:tr>
      <w:tr w:rsidR="00473174" w:rsidRPr="00473174" w14:paraId="38E1C9DB" w14:textId="77777777" w:rsidTr="00473174">
        <w:trPr>
          <w:trHeight w:val="20"/>
          <w:jc w:val="center"/>
        </w:trPr>
        <w:tc>
          <w:tcPr>
            <w:tcW w:w="972" w:type="pct"/>
            <w:tcBorders>
              <w:top w:val="nil"/>
              <w:left w:val="nil"/>
              <w:bottom w:val="single" w:sz="8" w:space="0" w:color="E1E4E8"/>
              <w:right w:val="single" w:sz="8" w:space="0" w:color="F6F8FA"/>
            </w:tcBorders>
            <w:vAlign w:val="center"/>
            <w:hideMark/>
          </w:tcPr>
          <w:p w14:paraId="7A77BE2F" w14:textId="77777777" w:rsidR="00473174" w:rsidRPr="00473174" w:rsidRDefault="00473174" w:rsidP="00473174">
            <w:pPr>
              <w:spacing w:after="0" w:line="240" w:lineRule="auto"/>
              <w:jc w:val="center"/>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Pr>
              <w:t>9 – 10</w:t>
            </w:r>
          </w:p>
        </w:tc>
        <w:tc>
          <w:tcPr>
            <w:tcW w:w="4028" w:type="pct"/>
            <w:tcBorders>
              <w:top w:val="nil"/>
              <w:left w:val="nil"/>
              <w:bottom w:val="single" w:sz="8" w:space="0" w:color="E1E4E8"/>
              <w:right w:val="nil"/>
            </w:tcBorders>
            <w:vAlign w:val="center"/>
            <w:hideMark/>
          </w:tcPr>
          <w:p w14:paraId="5EC7FA7F" w14:textId="77777777" w:rsidR="00473174" w:rsidRPr="00473174" w:rsidRDefault="00473174" w:rsidP="00473174">
            <w:pPr>
              <w:spacing w:after="0" w:line="240" w:lineRule="auto"/>
              <w:jc w:val="center"/>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tl/>
              </w:rPr>
              <w:t>إجراء اختبارات شاملة (وظيفية، أداء، أمان، وتوافقية)</w:t>
            </w:r>
            <w:r w:rsidRPr="00473174">
              <w:rPr>
                <w:rFonts w:ascii="Times New Roman" w:eastAsia="Times New Roman" w:hAnsi="Times New Roman" w:cs="Times New Roman"/>
                <w:color w:val="000000"/>
                <w:sz w:val="20"/>
                <w:szCs w:val="20"/>
              </w:rPr>
              <w:t>.</w:t>
            </w:r>
          </w:p>
        </w:tc>
      </w:tr>
      <w:tr w:rsidR="00473174" w:rsidRPr="00473174" w14:paraId="194A8AB2" w14:textId="77777777" w:rsidTr="00473174">
        <w:trPr>
          <w:trHeight w:val="20"/>
          <w:jc w:val="center"/>
        </w:trPr>
        <w:tc>
          <w:tcPr>
            <w:tcW w:w="972" w:type="pct"/>
            <w:tcBorders>
              <w:top w:val="nil"/>
              <w:left w:val="nil"/>
              <w:bottom w:val="single" w:sz="8" w:space="0" w:color="E1E4E8"/>
              <w:right w:val="single" w:sz="8" w:space="0" w:color="F6F8FA"/>
            </w:tcBorders>
            <w:vAlign w:val="center"/>
            <w:hideMark/>
          </w:tcPr>
          <w:p w14:paraId="4909A9BB" w14:textId="77777777" w:rsidR="00473174" w:rsidRPr="00473174" w:rsidRDefault="00473174" w:rsidP="00473174">
            <w:pPr>
              <w:spacing w:after="0" w:line="240" w:lineRule="auto"/>
              <w:jc w:val="center"/>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Pr>
              <w:t>11 – 12</w:t>
            </w:r>
          </w:p>
        </w:tc>
        <w:tc>
          <w:tcPr>
            <w:tcW w:w="4028" w:type="pct"/>
            <w:tcBorders>
              <w:top w:val="nil"/>
              <w:left w:val="nil"/>
              <w:bottom w:val="single" w:sz="8" w:space="0" w:color="E1E4E8"/>
              <w:right w:val="nil"/>
            </w:tcBorders>
            <w:vAlign w:val="center"/>
            <w:hideMark/>
          </w:tcPr>
          <w:p w14:paraId="12C1363D" w14:textId="77777777" w:rsidR="00473174" w:rsidRPr="00473174" w:rsidRDefault="00473174" w:rsidP="00473174">
            <w:pPr>
              <w:spacing w:after="0" w:line="240" w:lineRule="auto"/>
              <w:jc w:val="center"/>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tl/>
              </w:rPr>
              <w:t>الإطلاق النهائي، إعداد الوثائق الفنية ودليل المستخدم، والتحضير للعرض</w:t>
            </w:r>
            <w:r w:rsidRPr="00473174">
              <w:rPr>
                <w:rFonts w:ascii="Times New Roman" w:eastAsia="Times New Roman" w:hAnsi="Times New Roman" w:cs="Times New Roman"/>
                <w:color w:val="000000"/>
                <w:sz w:val="20"/>
                <w:szCs w:val="20"/>
              </w:rPr>
              <w:t xml:space="preserve"> </w:t>
            </w:r>
            <w:r w:rsidRPr="00473174">
              <w:rPr>
                <w:rFonts w:ascii="Times New Roman" w:eastAsia="Times New Roman" w:hAnsi="Times New Roman" w:cs="Times New Roman"/>
                <w:color w:val="000000"/>
                <w:sz w:val="20"/>
                <w:szCs w:val="20"/>
                <w:rtl/>
              </w:rPr>
              <w:t>النهائي</w:t>
            </w:r>
            <w:r w:rsidRPr="00473174">
              <w:rPr>
                <w:rFonts w:ascii="Times New Roman" w:eastAsia="Times New Roman" w:hAnsi="Times New Roman" w:cs="Times New Roman"/>
                <w:color w:val="000000"/>
                <w:sz w:val="20"/>
                <w:szCs w:val="20"/>
              </w:rPr>
              <w:t>.</w:t>
            </w:r>
          </w:p>
        </w:tc>
      </w:tr>
    </w:tbl>
    <w:p w14:paraId="604CE858" w14:textId="77777777" w:rsidR="00473174" w:rsidRDefault="00473174" w:rsidP="00473174">
      <w:pPr>
        <w:rPr>
          <w:b/>
          <w:bCs/>
          <w:sz w:val="32"/>
          <w:szCs w:val="32"/>
          <w:rtl/>
        </w:rPr>
      </w:pPr>
    </w:p>
    <w:p w14:paraId="62AA2E82" w14:textId="017A59AE" w:rsidR="00473174" w:rsidRDefault="00473174" w:rsidP="00473174">
      <w:pPr>
        <w:rPr>
          <w:b/>
          <w:bCs/>
          <w:sz w:val="32"/>
          <w:szCs w:val="32"/>
          <w:rtl/>
        </w:rPr>
      </w:pPr>
      <w:r>
        <w:rPr>
          <w:rFonts w:hint="cs"/>
          <w:b/>
          <w:bCs/>
          <w:sz w:val="32"/>
          <w:szCs w:val="32"/>
          <w:rtl/>
        </w:rPr>
        <w:t>النطاق التقني:</w:t>
      </w:r>
    </w:p>
    <w:tbl>
      <w:tblPr>
        <w:bidiVisual/>
        <w:tblW w:w="5000" w:type="pct"/>
        <w:jc w:val="center"/>
        <w:tblLook w:val="04A0" w:firstRow="1" w:lastRow="0" w:firstColumn="1" w:lastColumn="0" w:noHBand="0" w:noVBand="1"/>
      </w:tblPr>
      <w:tblGrid>
        <w:gridCol w:w="1615"/>
        <w:gridCol w:w="6691"/>
      </w:tblGrid>
      <w:tr w:rsidR="00473174" w:rsidRPr="00473174" w14:paraId="5E62FA7D" w14:textId="77777777" w:rsidTr="00473174">
        <w:trPr>
          <w:trHeight w:val="20"/>
          <w:jc w:val="center"/>
        </w:trPr>
        <w:tc>
          <w:tcPr>
            <w:tcW w:w="972" w:type="pct"/>
            <w:tcBorders>
              <w:top w:val="single" w:sz="8" w:space="0" w:color="E1E4E8"/>
              <w:left w:val="nil"/>
              <w:bottom w:val="single" w:sz="8" w:space="0" w:color="E1E4E8"/>
              <w:right w:val="single" w:sz="8" w:space="0" w:color="F6F8FA"/>
            </w:tcBorders>
            <w:vAlign w:val="center"/>
            <w:hideMark/>
          </w:tcPr>
          <w:p w14:paraId="62CFC4C0" w14:textId="77777777" w:rsidR="00473174" w:rsidRPr="00473174" w:rsidRDefault="00473174" w:rsidP="00473174">
            <w:pPr>
              <w:spacing w:after="0" w:line="240" w:lineRule="auto"/>
              <w:jc w:val="center"/>
              <w:rPr>
                <w:rFonts w:ascii="Times New Roman" w:eastAsia="Times New Roman" w:hAnsi="Times New Roman" w:cs="Times New Roman"/>
                <w:b/>
                <w:bCs/>
                <w:color w:val="000000"/>
                <w:sz w:val="22"/>
                <w:szCs w:val="22"/>
              </w:rPr>
            </w:pPr>
            <w:r w:rsidRPr="00473174">
              <w:rPr>
                <w:rFonts w:ascii="Times New Roman" w:eastAsia="Times New Roman" w:hAnsi="Times New Roman" w:cs="Times New Roman"/>
                <w:b/>
                <w:bCs/>
                <w:color w:val="000000"/>
                <w:sz w:val="22"/>
                <w:szCs w:val="22"/>
                <w:rtl/>
              </w:rPr>
              <w:t>المكون</w:t>
            </w:r>
          </w:p>
        </w:tc>
        <w:tc>
          <w:tcPr>
            <w:tcW w:w="4028" w:type="pct"/>
            <w:tcBorders>
              <w:top w:val="single" w:sz="8" w:space="0" w:color="E1E4E8"/>
              <w:left w:val="nil"/>
              <w:bottom w:val="single" w:sz="8" w:space="0" w:color="E1E4E8"/>
              <w:right w:val="nil"/>
            </w:tcBorders>
            <w:vAlign w:val="center"/>
            <w:hideMark/>
          </w:tcPr>
          <w:p w14:paraId="57BBE592" w14:textId="77777777" w:rsidR="00473174" w:rsidRPr="00473174" w:rsidRDefault="00473174" w:rsidP="00473174">
            <w:pPr>
              <w:spacing w:after="0" w:line="240" w:lineRule="auto"/>
              <w:jc w:val="center"/>
              <w:rPr>
                <w:rFonts w:ascii="Times New Roman" w:eastAsia="Times New Roman" w:hAnsi="Times New Roman" w:cs="Times New Roman"/>
                <w:b/>
                <w:bCs/>
                <w:color w:val="000000"/>
                <w:sz w:val="22"/>
                <w:szCs w:val="22"/>
                <w:rtl/>
              </w:rPr>
            </w:pPr>
            <w:r w:rsidRPr="00473174">
              <w:rPr>
                <w:rFonts w:ascii="Times New Roman" w:eastAsia="Times New Roman" w:hAnsi="Times New Roman" w:cs="Times New Roman"/>
                <w:b/>
                <w:bCs/>
                <w:color w:val="000000"/>
                <w:sz w:val="22"/>
                <w:szCs w:val="22"/>
                <w:rtl/>
              </w:rPr>
              <w:t>التقنيات</w:t>
            </w:r>
            <w:r w:rsidRPr="00473174">
              <w:rPr>
                <w:rFonts w:ascii="Times New Roman" w:eastAsia="Times New Roman" w:hAnsi="Times New Roman" w:cs="Times New Roman"/>
                <w:b/>
                <w:bCs/>
                <w:color w:val="000000"/>
                <w:sz w:val="22"/>
                <w:szCs w:val="22"/>
              </w:rPr>
              <w:t xml:space="preserve"> </w:t>
            </w:r>
            <w:r w:rsidRPr="00473174">
              <w:rPr>
                <w:rFonts w:ascii="Times New Roman" w:eastAsia="Times New Roman" w:hAnsi="Times New Roman" w:cs="Times New Roman"/>
                <w:b/>
                <w:bCs/>
                <w:color w:val="000000"/>
                <w:sz w:val="22"/>
                <w:szCs w:val="22"/>
                <w:rtl/>
              </w:rPr>
              <w:t>المستخدمة</w:t>
            </w:r>
          </w:p>
        </w:tc>
      </w:tr>
      <w:tr w:rsidR="00473174" w:rsidRPr="00473174" w14:paraId="6FF7B688" w14:textId="77777777" w:rsidTr="00473174">
        <w:trPr>
          <w:trHeight w:val="20"/>
          <w:jc w:val="center"/>
        </w:trPr>
        <w:tc>
          <w:tcPr>
            <w:tcW w:w="972" w:type="pct"/>
            <w:tcBorders>
              <w:top w:val="nil"/>
              <w:left w:val="nil"/>
              <w:bottom w:val="single" w:sz="8" w:space="0" w:color="E1E4E8"/>
              <w:right w:val="single" w:sz="8" w:space="0" w:color="F6F8FA"/>
            </w:tcBorders>
            <w:vAlign w:val="center"/>
            <w:hideMark/>
          </w:tcPr>
          <w:p w14:paraId="16306F32" w14:textId="77777777" w:rsidR="00473174" w:rsidRPr="00473174" w:rsidRDefault="00473174" w:rsidP="00473174">
            <w:pPr>
              <w:spacing w:after="0" w:line="240" w:lineRule="auto"/>
              <w:jc w:val="center"/>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tl/>
              </w:rPr>
              <w:t>الواجهة الأمامية</w:t>
            </w:r>
            <w:r w:rsidRPr="00473174">
              <w:rPr>
                <w:rFonts w:ascii="Times New Roman" w:eastAsia="Times New Roman" w:hAnsi="Times New Roman" w:cs="Times New Roman"/>
                <w:color w:val="000000"/>
                <w:sz w:val="20"/>
                <w:szCs w:val="20"/>
              </w:rPr>
              <w:t xml:space="preserve"> (Frontend)</w:t>
            </w:r>
          </w:p>
        </w:tc>
        <w:tc>
          <w:tcPr>
            <w:tcW w:w="4028" w:type="pct"/>
            <w:tcBorders>
              <w:top w:val="nil"/>
              <w:left w:val="nil"/>
              <w:bottom w:val="single" w:sz="8" w:space="0" w:color="E1E4E8"/>
              <w:right w:val="nil"/>
            </w:tcBorders>
            <w:vAlign w:val="center"/>
            <w:hideMark/>
          </w:tcPr>
          <w:p w14:paraId="5B268636" w14:textId="77777777" w:rsidR="00473174" w:rsidRPr="00473174" w:rsidRDefault="00473174" w:rsidP="00473174">
            <w:pPr>
              <w:spacing w:after="0" w:line="240" w:lineRule="auto"/>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tl/>
              </w:rPr>
              <w:t>إطار عمل</w:t>
            </w:r>
            <w:r w:rsidRPr="00473174">
              <w:rPr>
                <w:rFonts w:ascii="Times New Roman" w:eastAsia="Times New Roman" w:hAnsi="Times New Roman" w:cs="Times New Roman"/>
                <w:color w:val="000000"/>
                <w:sz w:val="20"/>
                <w:szCs w:val="20"/>
              </w:rPr>
              <w:t xml:space="preserve"> Flutter </w:t>
            </w:r>
            <w:r w:rsidRPr="00473174">
              <w:rPr>
                <w:rFonts w:ascii="Times New Roman" w:eastAsia="Times New Roman" w:hAnsi="Times New Roman" w:cs="Times New Roman"/>
                <w:color w:val="000000"/>
                <w:sz w:val="20"/>
                <w:szCs w:val="20"/>
                <w:rtl/>
              </w:rPr>
              <w:t>(للهواتف الذكية والويب)، لغة</w:t>
            </w:r>
            <w:r w:rsidRPr="00473174">
              <w:rPr>
                <w:rFonts w:ascii="Times New Roman" w:eastAsia="Times New Roman" w:hAnsi="Times New Roman" w:cs="Times New Roman"/>
                <w:color w:val="000000"/>
                <w:sz w:val="20"/>
                <w:szCs w:val="20"/>
              </w:rPr>
              <w:t xml:space="preserve"> Dart</w:t>
            </w:r>
            <w:r w:rsidRPr="00473174">
              <w:rPr>
                <w:rFonts w:ascii="Times New Roman" w:eastAsia="Times New Roman" w:hAnsi="Times New Roman" w:cs="Times New Roman"/>
                <w:color w:val="000000"/>
                <w:sz w:val="20"/>
                <w:szCs w:val="20"/>
                <w:rtl/>
              </w:rPr>
              <w:t xml:space="preserve">، </w:t>
            </w:r>
            <w:r w:rsidRPr="00473174">
              <w:rPr>
                <w:rFonts w:ascii="Times New Roman" w:eastAsia="Times New Roman" w:hAnsi="Times New Roman" w:cs="Times New Roman"/>
                <w:color w:val="000000"/>
                <w:sz w:val="20"/>
                <w:szCs w:val="20"/>
              </w:rPr>
              <w:t xml:space="preserve">Provider </w:t>
            </w:r>
            <w:r w:rsidRPr="00473174">
              <w:rPr>
                <w:rFonts w:ascii="Times New Roman" w:eastAsia="Times New Roman" w:hAnsi="Times New Roman" w:cs="Times New Roman"/>
                <w:color w:val="000000"/>
                <w:sz w:val="20"/>
                <w:szCs w:val="20"/>
                <w:rtl/>
              </w:rPr>
              <w:t>لإدارة</w:t>
            </w:r>
            <w:r w:rsidRPr="00473174">
              <w:rPr>
                <w:rFonts w:ascii="Times New Roman" w:eastAsia="Times New Roman" w:hAnsi="Times New Roman" w:cs="Times New Roman"/>
                <w:color w:val="000000"/>
                <w:sz w:val="20"/>
                <w:szCs w:val="20"/>
              </w:rPr>
              <w:t xml:space="preserve"> </w:t>
            </w:r>
            <w:r w:rsidRPr="00473174">
              <w:rPr>
                <w:rFonts w:ascii="Times New Roman" w:eastAsia="Times New Roman" w:hAnsi="Times New Roman" w:cs="Times New Roman"/>
                <w:color w:val="000000"/>
                <w:sz w:val="20"/>
                <w:szCs w:val="20"/>
                <w:rtl/>
              </w:rPr>
              <w:t>الحالة</w:t>
            </w:r>
            <w:r w:rsidRPr="00473174">
              <w:rPr>
                <w:rFonts w:ascii="Times New Roman" w:eastAsia="Times New Roman" w:hAnsi="Times New Roman" w:cs="Times New Roman"/>
                <w:color w:val="000000"/>
                <w:sz w:val="20"/>
                <w:szCs w:val="20"/>
              </w:rPr>
              <w:t>.</w:t>
            </w:r>
          </w:p>
        </w:tc>
      </w:tr>
      <w:tr w:rsidR="00473174" w:rsidRPr="00473174" w14:paraId="5BDBFF14" w14:textId="77777777" w:rsidTr="00473174">
        <w:trPr>
          <w:trHeight w:val="20"/>
          <w:jc w:val="center"/>
        </w:trPr>
        <w:tc>
          <w:tcPr>
            <w:tcW w:w="972" w:type="pct"/>
            <w:tcBorders>
              <w:top w:val="nil"/>
              <w:left w:val="nil"/>
              <w:bottom w:val="single" w:sz="8" w:space="0" w:color="E1E4E8"/>
              <w:right w:val="single" w:sz="8" w:space="0" w:color="F6F8FA"/>
            </w:tcBorders>
            <w:vAlign w:val="center"/>
            <w:hideMark/>
          </w:tcPr>
          <w:p w14:paraId="0D227559" w14:textId="77777777" w:rsidR="00473174" w:rsidRPr="00473174" w:rsidRDefault="00473174" w:rsidP="00473174">
            <w:pPr>
              <w:spacing w:after="0" w:line="240" w:lineRule="auto"/>
              <w:jc w:val="center"/>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tl/>
              </w:rPr>
              <w:t>النظام الخلفي</w:t>
            </w:r>
            <w:r w:rsidRPr="00473174">
              <w:rPr>
                <w:rFonts w:ascii="Times New Roman" w:eastAsia="Times New Roman" w:hAnsi="Times New Roman" w:cs="Times New Roman"/>
                <w:color w:val="000000"/>
                <w:sz w:val="20"/>
                <w:szCs w:val="20"/>
              </w:rPr>
              <w:t xml:space="preserve"> (Backend)</w:t>
            </w:r>
          </w:p>
        </w:tc>
        <w:tc>
          <w:tcPr>
            <w:tcW w:w="4028" w:type="pct"/>
            <w:tcBorders>
              <w:top w:val="nil"/>
              <w:left w:val="nil"/>
              <w:bottom w:val="single" w:sz="8" w:space="0" w:color="E1E4E8"/>
              <w:right w:val="nil"/>
            </w:tcBorders>
            <w:vAlign w:val="center"/>
            <w:hideMark/>
          </w:tcPr>
          <w:p w14:paraId="7DFC8735" w14:textId="632B8C85" w:rsidR="00473174" w:rsidRPr="00473174" w:rsidRDefault="00473174" w:rsidP="00473174">
            <w:pPr>
              <w:spacing w:after="0" w:line="240" w:lineRule="auto"/>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tl/>
              </w:rPr>
              <w:t>إطار عمل</w:t>
            </w:r>
            <w:r w:rsidRPr="00473174">
              <w:rPr>
                <w:rFonts w:ascii="Times New Roman" w:eastAsia="Times New Roman" w:hAnsi="Times New Roman" w:cs="Times New Roman"/>
                <w:color w:val="000000"/>
                <w:sz w:val="20"/>
                <w:szCs w:val="20"/>
              </w:rPr>
              <w:t xml:space="preserve"> Django (Python)</w:t>
            </w:r>
            <w:r w:rsidRPr="00473174">
              <w:rPr>
                <w:rFonts w:ascii="Times New Roman" w:eastAsia="Times New Roman" w:hAnsi="Times New Roman" w:cs="Times New Roman"/>
                <w:color w:val="000000"/>
                <w:sz w:val="20"/>
                <w:szCs w:val="20"/>
                <w:rtl/>
              </w:rPr>
              <w:t>، إطار عمل</w:t>
            </w:r>
            <w:r w:rsidRPr="00473174">
              <w:rPr>
                <w:rFonts w:ascii="Times New Roman" w:eastAsia="Times New Roman" w:hAnsi="Times New Roman" w:cs="Times New Roman"/>
                <w:color w:val="000000"/>
                <w:sz w:val="20"/>
                <w:szCs w:val="20"/>
              </w:rPr>
              <w:t xml:space="preserve"> </w:t>
            </w:r>
            <w:proofErr w:type="spellStart"/>
            <w:r w:rsidRPr="00473174">
              <w:rPr>
                <w:rFonts w:ascii="Times New Roman" w:eastAsia="Times New Roman" w:hAnsi="Times New Roman" w:cs="Times New Roman"/>
                <w:color w:val="000000"/>
                <w:sz w:val="20"/>
                <w:szCs w:val="20"/>
              </w:rPr>
              <w:t>FastAPI</w:t>
            </w:r>
            <w:proofErr w:type="spellEnd"/>
            <w:r w:rsidRPr="00473174">
              <w:rPr>
                <w:rFonts w:ascii="Times New Roman" w:eastAsia="Times New Roman" w:hAnsi="Times New Roman" w:cs="Times New Roman"/>
                <w:color w:val="000000"/>
                <w:sz w:val="20"/>
                <w:szCs w:val="20"/>
              </w:rPr>
              <w:t xml:space="preserve"> </w:t>
            </w:r>
            <w:r w:rsidRPr="00473174">
              <w:rPr>
                <w:rFonts w:ascii="Times New Roman" w:eastAsia="Times New Roman" w:hAnsi="Times New Roman" w:cs="Times New Roman"/>
                <w:color w:val="000000"/>
                <w:sz w:val="20"/>
                <w:szCs w:val="20"/>
                <w:rtl/>
              </w:rPr>
              <w:t>للخدمات المصغرة والذكاء</w:t>
            </w:r>
            <w:r w:rsidRPr="00473174">
              <w:rPr>
                <w:rFonts w:ascii="Times New Roman" w:eastAsia="Times New Roman" w:hAnsi="Times New Roman" w:cs="Times New Roman"/>
                <w:color w:val="000000"/>
                <w:sz w:val="20"/>
                <w:szCs w:val="20"/>
              </w:rPr>
              <w:t xml:space="preserve"> </w:t>
            </w:r>
            <w:r w:rsidRPr="00473174">
              <w:rPr>
                <w:rFonts w:ascii="Times New Roman" w:eastAsia="Times New Roman" w:hAnsi="Times New Roman" w:cs="Times New Roman"/>
                <w:color w:val="000000"/>
                <w:sz w:val="20"/>
                <w:szCs w:val="20"/>
                <w:rtl/>
              </w:rPr>
              <w:t xml:space="preserve">الاصطناعي، </w:t>
            </w:r>
            <w:r w:rsidRPr="00473174">
              <w:rPr>
                <w:rFonts w:ascii="Times New Roman" w:eastAsia="Times New Roman" w:hAnsi="Times New Roman" w:cs="Times New Roman"/>
                <w:color w:val="000000"/>
                <w:sz w:val="20"/>
                <w:szCs w:val="20"/>
              </w:rPr>
              <w:t>Django REST Framework.</w:t>
            </w:r>
          </w:p>
        </w:tc>
      </w:tr>
      <w:tr w:rsidR="00473174" w:rsidRPr="00473174" w14:paraId="5F1F5CC3" w14:textId="77777777" w:rsidTr="00473174">
        <w:trPr>
          <w:trHeight w:val="20"/>
          <w:jc w:val="center"/>
        </w:trPr>
        <w:tc>
          <w:tcPr>
            <w:tcW w:w="972" w:type="pct"/>
            <w:tcBorders>
              <w:top w:val="nil"/>
              <w:left w:val="nil"/>
              <w:bottom w:val="single" w:sz="8" w:space="0" w:color="E1E4E8"/>
              <w:right w:val="single" w:sz="8" w:space="0" w:color="F6F8FA"/>
            </w:tcBorders>
            <w:vAlign w:val="center"/>
            <w:hideMark/>
          </w:tcPr>
          <w:p w14:paraId="21D581CD" w14:textId="77777777" w:rsidR="00473174" w:rsidRPr="00473174" w:rsidRDefault="00473174" w:rsidP="00473174">
            <w:pPr>
              <w:spacing w:after="0" w:line="240" w:lineRule="auto"/>
              <w:jc w:val="center"/>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tl/>
              </w:rPr>
              <w:t>قواعد البيانات</w:t>
            </w:r>
            <w:r w:rsidRPr="00473174">
              <w:rPr>
                <w:rFonts w:ascii="Times New Roman" w:eastAsia="Times New Roman" w:hAnsi="Times New Roman" w:cs="Times New Roman"/>
                <w:color w:val="000000"/>
                <w:sz w:val="20"/>
                <w:szCs w:val="20"/>
              </w:rPr>
              <w:t xml:space="preserve"> (Database)</w:t>
            </w:r>
          </w:p>
        </w:tc>
        <w:tc>
          <w:tcPr>
            <w:tcW w:w="4028" w:type="pct"/>
            <w:tcBorders>
              <w:top w:val="nil"/>
              <w:left w:val="nil"/>
              <w:bottom w:val="single" w:sz="8" w:space="0" w:color="E1E4E8"/>
              <w:right w:val="nil"/>
            </w:tcBorders>
            <w:vAlign w:val="center"/>
            <w:hideMark/>
          </w:tcPr>
          <w:p w14:paraId="16E15FA8" w14:textId="4D1E2E59" w:rsidR="00473174" w:rsidRPr="00473174" w:rsidRDefault="00473174" w:rsidP="00473174">
            <w:pPr>
              <w:spacing w:after="0" w:line="240" w:lineRule="auto"/>
              <w:rPr>
                <w:rFonts w:ascii="Times New Roman" w:eastAsia="Times New Roman" w:hAnsi="Times New Roman" w:cs="Times New Roman"/>
                <w:color w:val="000000"/>
                <w:sz w:val="20"/>
                <w:szCs w:val="20"/>
                <w:rtl/>
              </w:rPr>
            </w:pPr>
            <w:proofErr w:type="gramStart"/>
            <w:r w:rsidRPr="00473174">
              <w:rPr>
                <w:rFonts w:ascii="Times New Roman" w:eastAsia="Times New Roman" w:hAnsi="Times New Roman" w:cs="Times New Roman"/>
                <w:color w:val="000000"/>
                <w:sz w:val="20"/>
                <w:szCs w:val="20"/>
              </w:rPr>
              <w:t xml:space="preserve">PostgreSQL </w:t>
            </w:r>
            <w:r>
              <w:rPr>
                <w:rFonts w:ascii="Times New Roman" w:eastAsia="Times New Roman" w:hAnsi="Times New Roman" w:cs="Times New Roman" w:hint="cs"/>
                <w:color w:val="000000"/>
                <w:sz w:val="20"/>
                <w:szCs w:val="20"/>
                <w:rtl/>
              </w:rPr>
              <w:t xml:space="preserve"> </w:t>
            </w:r>
            <w:r w:rsidRPr="00473174">
              <w:rPr>
                <w:rFonts w:ascii="Times New Roman" w:eastAsia="Times New Roman" w:hAnsi="Times New Roman" w:cs="Times New Roman"/>
                <w:color w:val="000000"/>
                <w:sz w:val="20"/>
                <w:szCs w:val="20"/>
                <w:rtl/>
              </w:rPr>
              <w:t>الأساسية</w:t>
            </w:r>
            <w:proofErr w:type="gramEnd"/>
            <w:r w:rsidRPr="00473174">
              <w:rPr>
                <w:rFonts w:ascii="Times New Roman" w:eastAsia="Times New Roman" w:hAnsi="Times New Roman" w:cs="Times New Roman"/>
                <w:color w:val="000000"/>
                <w:sz w:val="20"/>
                <w:szCs w:val="20"/>
              </w:rPr>
              <w:t>)</w:t>
            </w:r>
            <w:r w:rsidRPr="00473174">
              <w:rPr>
                <w:rFonts w:ascii="Times New Roman" w:eastAsia="Times New Roman" w:hAnsi="Times New Roman" w:cs="Times New Roman"/>
                <w:color w:val="000000"/>
                <w:sz w:val="20"/>
                <w:szCs w:val="20"/>
                <w:rtl/>
              </w:rPr>
              <w:t xml:space="preserve">، </w:t>
            </w:r>
            <w:proofErr w:type="spellStart"/>
            <w:r w:rsidRPr="00473174">
              <w:rPr>
                <w:rFonts w:ascii="Times New Roman" w:eastAsia="Times New Roman" w:hAnsi="Times New Roman" w:cs="Times New Roman"/>
                <w:color w:val="000000"/>
                <w:sz w:val="20"/>
                <w:szCs w:val="20"/>
              </w:rPr>
              <w:t>ChromaDB</w:t>
            </w:r>
            <w:proofErr w:type="spellEnd"/>
            <w:r w:rsidRPr="00473174">
              <w:rPr>
                <w:rFonts w:ascii="Times New Roman" w:eastAsia="Times New Roman" w:hAnsi="Times New Roman" w:cs="Times New Roman"/>
                <w:color w:val="000000"/>
                <w:sz w:val="20"/>
                <w:szCs w:val="20"/>
              </w:rPr>
              <w:t xml:space="preserve"> (</w:t>
            </w:r>
            <w:r w:rsidRPr="00473174">
              <w:rPr>
                <w:rFonts w:ascii="Times New Roman" w:eastAsia="Times New Roman" w:hAnsi="Times New Roman" w:cs="Times New Roman"/>
                <w:color w:val="000000"/>
                <w:sz w:val="20"/>
                <w:szCs w:val="20"/>
                <w:rtl/>
              </w:rPr>
              <w:t>كمستودع متجهات للذكاء الاصطناعي</w:t>
            </w:r>
            <w:r w:rsidRPr="00473174">
              <w:rPr>
                <w:rFonts w:ascii="Times New Roman" w:eastAsia="Times New Roman" w:hAnsi="Times New Roman" w:cs="Times New Roman"/>
                <w:color w:val="000000"/>
                <w:sz w:val="20"/>
                <w:szCs w:val="20"/>
              </w:rPr>
              <w:t>).</w:t>
            </w:r>
          </w:p>
        </w:tc>
      </w:tr>
      <w:tr w:rsidR="00473174" w:rsidRPr="00473174" w14:paraId="2AD98AE4" w14:textId="77777777" w:rsidTr="00473174">
        <w:trPr>
          <w:trHeight w:val="20"/>
          <w:jc w:val="center"/>
        </w:trPr>
        <w:tc>
          <w:tcPr>
            <w:tcW w:w="972" w:type="pct"/>
            <w:tcBorders>
              <w:top w:val="nil"/>
              <w:left w:val="nil"/>
              <w:bottom w:val="single" w:sz="8" w:space="0" w:color="E1E4E8"/>
              <w:right w:val="single" w:sz="8" w:space="0" w:color="F6F8FA"/>
            </w:tcBorders>
            <w:vAlign w:val="center"/>
            <w:hideMark/>
          </w:tcPr>
          <w:p w14:paraId="51368F89" w14:textId="77777777" w:rsidR="00473174" w:rsidRPr="00473174" w:rsidRDefault="00473174" w:rsidP="00473174">
            <w:pPr>
              <w:spacing w:after="0" w:line="240" w:lineRule="auto"/>
              <w:jc w:val="center"/>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tl/>
              </w:rPr>
              <w:t>الذكاء الاصطناعي</w:t>
            </w:r>
            <w:r w:rsidRPr="00473174">
              <w:rPr>
                <w:rFonts w:ascii="Times New Roman" w:eastAsia="Times New Roman" w:hAnsi="Times New Roman" w:cs="Times New Roman"/>
                <w:color w:val="000000"/>
                <w:sz w:val="20"/>
                <w:szCs w:val="20"/>
              </w:rPr>
              <w:t xml:space="preserve"> (AI)</w:t>
            </w:r>
          </w:p>
        </w:tc>
        <w:tc>
          <w:tcPr>
            <w:tcW w:w="4028" w:type="pct"/>
            <w:tcBorders>
              <w:top w:val="nil"/>
              <w:left w:val="nil"/>
              <w:bottom w:val="single" w:sz="8" w:space="0" w:color="E1E4E8"/>
              <w:right w:val="nil"/>
            </w:tcBorders>
            <w:vAlign w:val="center"/>
            <w:hideMark/>
          </w:tcPr>
          <w:p w14:paraId="352D6DC9" w14:textId="77777777" w:rsidR="00473174" w:rsidRPr="00473174" w:rsidRDefault="00473174" w:rsidP="00473174">
            <w:pPr>
              <w:spacing w:after="0" w:line="240" w:lineRule="auto"/>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tl/>
              </w:rPr>
              <w:t>نماذج لغوية كبيرة</w:t>
            </w:r>
            <w:r w:rsidRPr="00473174">
              <w:rPr>
                <w:rFonts w:ascii="Times New Roman" w:eastAsia="Times New Roman" w:hAnsi="Times New Roman" w:cs="Times New Roman"/>
                <w:color w:val="000000"/>
                <w:sz w:val="20"/>
                <w:szCs w:val="20"/>
              </w:rPr>
              <w:t xml:space="preserve"> (LLMs </w:t>
            </w:r>
            <w:r w:rsidRPr="00473174">
              <w:rPr>
                <w:rFonts w:ascii="Times New Roman" w:eastAsia="Times New Roman" w:hAnsi="Times New Roman" w:cs="Times New Roman"/>
                <w:color w:val="000000"/>
                <w:sz w:val="20"/>
                <w:szCs w:val="20"/>
                <w:rtl/>
              </w:rPr>
              <w:t>عبر</w:t>
            </w:r>
            <w:r w:rsidRPr="00473174">
              <w:rPr>
                <w:rFonts w:ascii="Times New Roman" w:eastAsia="Times New Roman" w:hAnsi="Times New Roman" w:cs="Times New Roman"/>
                <w:color w:val="000000"/>
                <w:sz w:val="20"/>
                <w:szCs w:val="20"/>
              </w:rPr>
              <w:t xml:space="preserve"> </w:t>
            </w:r>
            <w:proofErr w:type="spellStart"/>
            <w:r w:rsidRPr="00473174">
              <w:rPr>
                <w:rFonts w:ascii="Times New Roman" w:eastAsia="Times New Roman" w:hAnsi="Times New Roman" w:cs="Times New Roman"/>
                <w:color w:val="000000"/>
                <w:sz w:val="20"/>
                <w:szCs w:val="20"/>
              </w:rPr>
              <w:t>Groq</w:t>
            </w:r>
            <w:proofErr w:type="spellEnd"/>
            <w:r w:rsidRPr="00473174">
              <w:rPr>
                <w:rFonts w:ascii="Times New Roman" w:eastAsia="Times New Roman" w:hAnsi="Times New Roman" w:cs="Times New Roman"/>
                <w:color w:val="000000"/>
                <w:sz w:val="20"/>
                <w:szCs w:val="20"/>
              </w:rPr>
              <w:t>/</w:t>
            </w:r>
            <w:proofErr w:type="spellStart"/>
            <w:r w:rsidRPr="00473174">
              <w:rPr>
                <w:rFonts w:ascii="Times New Roman" w:eastAsia="Times New Roman" w:hAnsi="Times New Roman" w:cs="Times New Roman"/>
                <w:color w:val="000000"/>
                <w:sz w:val="20"/>
                <w:szCs w:val="20"/>
              </w:rPr>
              <w:t>OpenRouter</w:t>
            </w:r>
            <w:proofErr w:type="spellEnd"/>
            <w:r w:rsidRPr="00473174">
              <w:rPr>
                <w:rFonts w:ascii="Times New Roman" w:eastAsia="Times New Roman" w:hAnsi="Times New Roman" w:cs="Times New Roman"/>
                <w:color w:val="000000"/>
                <w:sz w:val="20"/>
                <w:szCs w:val="20"/>
              </w:rPr>
              <w:t xml:space="preserve"> </w:t>
            </w:r>
            <w:r w:rsidRPr="00473174">
              <w:rPr>
                <w:rFonts w:ascii="Times New Roman" w:eastAsia="Times New Roman" w:hAnsi="Times New Roman" w:cs="Times New Roman"/>
                <w:color w:val="000000"/>
                <w:sz w:val="20"/>
                <w:szCs w:val="20"/>
                <w:rtl/>
              </w:rPr>
              <w:t>أو محلياً عبر</w:t>
            </w:r>
            <w:r w:rsidRPr="00473174">
              <w:rPr>
                <w:rFonts w:ascii="Times New Roman" w:eastAsia="Times New Roman" w:hAnsi="Times New Roman" w:cs="Times New Roman"/>
                <w:color w:val="000000"/>
                <w:sz w:val="20"/>
                <w:szCs w:val="20"/>
              </w:rPr>
              <w:t xml:space="preserve"> </w:t>
            </w:r>
            <w:proofErr w:type="spellStart"/>
            <w:r w:rsidRPr="00473174">
              <w:rPr>
                <w:rFonts w:ascii="Times New Roman" w:eastAsia="Times New Roman" w:hAnsi="Times New Roman" w:cs="Times New Roman"/>
                <w:color w:val="000000"/>
                <w:sz w:val="20"/>
                <w:szCs w:val="20"/>
              </w:rPr>
              <w:t>Ollama</w:t>
            </w:r>
            <w:proofErr w:type="spellEnd"/>
            <w:r w:rsidRPr="00473174">
              <w:rPr>
                <w:rFonts w:ascii="Times New Roman" w:eastAsia="Times New Roman" w:hAnsi="Times New Roman" w:cs="Times New Roman"/>
                <w:color w:val="000000"/>
                <w:sz w:val="20"/>
                <w:szCs w:val="20"/>
              </w:rPr>
              <w:t>)</w:t>
            </w:r>
            <w:r w:rsidRPr="00473174">
              <w:rPr>
                <w:rFonts w:ascii="Times New Roman" w:eastAsia="Times New Roman" w:hAnsi="Times New Roman" w:cs="Times New Roman"/>
                <w:color w:val="000000"/>
                <w:sz w:val="20"/>
                <w:szCs w:val="20"/>
                <w:rtl/>
              </w:rPr>
              <w:t>،</w:t>
            </w:r>
            <w:r w:rsidRPr="00473174">
              <w:rPr>
                <w:rFonts w:ascii="Times New Roman" w:eastAsia="Times New Roman" w:hAnsi="Times New Roman" w:cs="Times New Roman"/>
                <w:color w:val="000000"/>
                <w:sz w:val="20"/>
                <w:szCs w:val="20"/>
              </w:rPr>
              <w:t xml:space="preserve"> </w:t>
            </w:r>
            <w:r w:rsidRPr="00473174">
              <w:rPr>
                <w:rFonts w:ascii="Times New Roman" w:eastAsia="Times New Roman" w:hAnsi="Times New Roman" w:cs="Times New Roman"/>
                <w:color w:val="000000"/>
                <w:sz w:val="20"/>
                <w:szCs w:val="20"/>
                <w:rtl/>
              </w:rPr>
              <w:t>تقنية</w:t>
            </w:r>
            <w:r w:rsidRPr="00473174">
              <w:rPr>
                <w:rFonts w:ascii="Times New Roman" w:eastAsia="Times New Roman" w:hAnsi="Times New Roman" w:cs="Times New Roman"/>
                <w:color w:val="000000"/>
                <w:sz w:val="20"/>
                <w:szCs w:val="20"/>
              </w:rPr>
              <w:t xml:space="preserve"> RAG</w:t>
            </w:r>
            <w:r w:rsidRPr="00473174">
              <w:rPr>
                <w:rFonts w:ascii="Times New Roman" w:eastAsia="Times New Roman" w:hAnsi="Times New Roman" w:cs="Times New Roman"/>
                <w:color w:val="000000"/>
                <w:sz w:val="20"/>
                <w:szCs w:val="20"/>
                <w:rtl/>
              </w:rPr>
              <w:t xml:space="preserve">، </w:t>
            </w:r>
            <w:proofErr w:type="spellStart"/>
            <w:r w:rsidRPr="00473174">
              <w:rPr>
                <w:rFonts w:ascii="Times New Roman" w:eastAsia="Times New Roman" w:hAnsi="Times New Roman" w:cs="Times New Roman"/>
                <w:color w:val="000000"/>
                <w:sz w:val="20"/>
                <w:szCs w:val="20"/>
              </w:rPr>
              <w:t>LangChain</w:t>
            </w:r>
            <w:proofErr w:type="spellEnd"/>
            <w:r w:rsidRPr="00473174">
              <w:rPr>
                <w:rFonts w:ascii="Times New Roman" w:eastAsia="Times New Roman" w:hAnsi="Times New Roman" w:cs="Times New Roman"/>
                <w:color w:val="000000"/>
                <w:sz w:val="20"/>
                <w:szCs w:val="20"/>
                <w:rtl/>
              </w:rPr>
              <w:t xml:space="preserve">، </w:t>
            </w:r>
            <w:proofErr w:type="spellStart"/>
            <w:r w:rsidRPr="00473174">
              <w:rPr>
                <w:rFonts w:ascii="Times New Roman" w:eastAsia="Times New Roman" w:hAnsi="Times New Roman" w:cs="Times New Roman"/>
                <w:color w:val="000000"/>
                <w:sz w:val="20"/>
                <w:szCs w:val="20"/>
              </w:rPr>
              <w:t>HuggingFace</w:t>
            </w:r>
            <w:proofErr w:type="spellEnd"/>
            <w:r w:rsidRPr="00473174">
              <w:rPr>
                <w:rFonts w:ascii="Times New Roman" w:eastAsia="Times New Roman" w:hAnsi="Times New Roman" w:cs="Times New Roman"/>
                <w:color w:val="000000"/>
                <w:sz w:val="20"/>
                <w:szCs w:val="20"/>
              </w:rPr>
              <w:t xml:space="preserve"> Embeddings.</w:t>
            </w:r>
          </w:p>
        </w:tc>
      </w:tr>
      <w:tr w:rsidR="00473174" w:rsidRPr="00473174" w14:paraId="7BFBD209" w14:textId="77777777" w:rsidTr="00473174">
        <w:trPr>
          <w:trHeight w:val="20"/>
          <w:jc w:val="center"/>
        </w:trPr>
        <w:tc>
          <w:tcPr>
            <w:tcW w:w="972" w:type="pct"/>
            <w:tcBorders>
              <w:top w:val="nil"/>
              <w:left w:val="nil"/>
              <w:bottom w:val="single" w:sz="8" w:space="0" w:color="E1E4E8"/>
              <w:right w:val="single" w:sz="8" w:space="0" w:color="F6F8FA"/>
            </w:tcBorders>
            <w:vAlign w:val="center"/>
            <w:hideMark/>
          </w:tcPr>
          <w:p w14:paraId="76B2229E" w14:textId="77777777" w:rsidR="00473174" w:rsidRPr="00473174" w:rsidRDefault="00473174" w:rsidP="00473174">
            <w:pPr>
              <w:spacing w:after="0" w:line="240" w:lineRule="auto"/>
              <w:jc w:val="center"/>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tl/>
              </w:rPr>
              <w:t>البنية التحتية والاستضافة</w:t>
            </w:r>
          </w:p>
        </w:tc>
        <w:tc>
          <w:tcPr>
            <w:tcW w:w="4028" w:type="pct"/>
            <w:tcBorders>
              <w:top w:val="nil"/>
              <w:left w:val="nil"/>
              <w:bottom w:val="single" w:sz="8" w:space="0" w:color="E1E4E8"/>
              <w:right w:val="nil"/>
            </w:tcBorders>
            <w:vAlign w:val="center"/>
            <w:hideMark/>
          </w:tcPr>
          <w:p w14:paraId="2AE706C7" w14:textId="77777777" w:rsidR="00473174" w:rsidRPr="00473174" w:rsidRDefault="00473174" w:rsidP="00473174">
            <w:pPr>
              <w:bidi w:val="0"/>
              <w:spacing w:after="0" w:line="240" w:lineRule="auto"/>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Pr>
              <w:t>Render (</w:t>
            </w:r>
            <w:r w:rsidRPr="00473174">
              <w:rPr>
                <w:rFonts w:ascii="Times New Roman" w:eastAsia="Times New Roman" w:hAnsi="Times New Roman" w:cs="Times New Roman"/>
                <w:color w:val="000000"/>
                <w:sz w:val="20"/>
                <w:szCs w:val="20"/>
                <w:rtl/>
              </w:rPr>
              <w:t xml:space="preserve">للاستضافة </w:t>
            </w:r>
            <w:proofErr w:type="gramStart"/>
            <w:r w:rsidRPr="00473174">
              <w:rPr>
                <w:rFonts w:ascii="Times New Roman" w:eastAsia="Times New Roman" w:hAnsi="Times New Roman" w:cs="Times New Roman"/>
                <w:color w:val="000000"/>
                <w:sz w:val="20"/>
                <w:szCs w:val="20"/>
                <w:rtl/>
              </w:rPr>
              <w:t>السحابية</w:t>
            </w:r>
            <w:r w:rsidRPr="00473174">
              <w:rPr>
                <w:rFonts w:ascii="Times New Roman" w:eastAsia="Times New Roman" w:hAnsi="Times New Roman" w:cs="Times New Roman"/>
                <w:color w:val="000000"/>
                <w:sz w:val="20"/>
                <w:szCs w:val="20"/>
              </w:rPr>
              <w:t>)</w:t>
            </w:r>
            <w:r w:rsidRPr="00473174">
              <w:rPr>
                <w:rFonts w:ascii="Times New Roman" w:eastAsia="Times New Roman" w:hAnsi="Times New Roman" w:cs="Times New Roman"/>
                <w:color w:val="000000"/>
                <w:sz w:val="20"/>
                <w:szCs w:val="20"/>
                <w:rtl/>
              </w:rPr>
              <w:t>،</w:t>
            </w:r>
            <w:proofErr w:type="gramEnd"/>
            <w:r w:rsidRPr="00473174">
              <w:rPr>
                <w:rFonts w:ascii="Times New Roman" w:eastAsia="Times New Roman" w:hAnsi="Times New Roman" w:cs="Times New Roman"/>
                <w:color w:val="000000"/>
                <w:sz w:val="20"/>
                <w:szCs w:val="20"/>
                <w:rtl/>
              </w:rPr>
              <w:t xml:space="preserve"> </w:t>
            </w:r>
            <w:r w:rsidRPr="00473174">
              <w:rPr>
                <w:rFonts w:ascii="Times New Roman" w:eastAsia="Times New Roman" w:hAnsi="Times New Roman" w:cs="Times New Roman"/>
                <w:color w:val="000000"/>
                <w:sz w:val="20"/>
                <w:szCs w:val="20"/>
              </w:rPr>
              <w:t>Docker (</w:t>
            </w:r>
            <w:r w:rsidRPr="00473174">
              <w:rPr>
                <w:rFonts w:ascii="Times New Roman" w:eastAsia="Times New Roman" w:hAnsi="Times New Roman" w:cs="Times New Roman"/>
                <w:color w:val="000000"/>
                <w:sz w:val="20"/>
                <w:szCs w:val="20"/>
                <w:rtl/>
              </w:rPr>
              <w:t xml:space="preserve">للحاويات والخدمات </w:t>
            </w:r>
            <w:proofErr w:type="gramStart"/>
            <w:r w:rsidRPr="00473174">
              <w:rPr>
                <w:rFonts w:ascii="Times New Roman" w:eastAsia="Times New Roman" w:hAnsi="Times New Roman" w:cs="Times New Roman"/>
                <w:color w:val="000000"/>
                <w:sz w:val="20"/>
                <w:szCs w:val="20"/>
                <w:rtl/>
              </w:rPr>
              <w:t>المصغرة</w:t>
            </w:r>
            <w:r w:rsidRPr="00473174">
              <w:rPr>
                <w:rFonts w:ascii="Times New Roman" w:eastAsia="Times New Roman" w:hAnsi="Times New Roman" w:cs="Times New Roman"/>
                <w:color w:val="000000"/>
                <w:sz w:val="20"/>
                <w:szCs w:val="20"/>
              </w:rPr>
              <w:t>)</w:t>
            </w:r>
            <w:r w:rsidRPr="00473174">
              <w:rPr>
                <w:rFonts w:ascii="Times New Roman" w:eastAsia="Times New Roman" w:hAnsi="Times New Roman" w:cs="Times New Roman"/>
                <w:color w:val="000000"/>
                <w:sz w:val="20"/>
                <w:szCs w:val="20"/>
                <w:rtl/>
              </w:rPr>
              <w:t>،</w:t>
            </w:r>
            <w:proofErr w:type="gramEnd"/>
            <w:r w:rsidRPr="00473174">
              <w:rPr>
                <w:rFonts w:ascii="Times New Roman" w:eastAsia="Times New Roman" w:hAnsi="Times New Roman" w:cs="Times New Roman"/>
                <w:color w:val="000000"/>
                <w:sz w:val="20"/>
                <w:szCs w:val="20"/>
                <w:rtl/>
              </w:rPr>
              <w:t xml:space="preserve"> </w:t>
            </w:r>
            <w:proofErr w:type="spellStart"/>
            <w:r w:rsidRPr="00473174">
              <w:rPr>
                <w:rFonts w:ascii="Times New Roman" w:eastAsia="Times New Roman" w:hAnsi="Times New Roman" w:cs="Times New Roman"/>
                <w:color w:val="000000"/>
                <w:sz w:val="20"/>
                <w:szCs w:val="20"/>
              </w:rPr>
              <w:t>Gunicorn</w:t>
            </w:r>
            <w:proofErr w:type="spellEnd"/>
            <w:r w:rsidRPr="00473174">
              <w:rPr>
                <w:rFonts w:ascii="Times New Roman" w:eastAsia="Times New Roman" w:hAnsi="Times New Roman" w:cs="Times New Roman"/>
                <w:color w:val="000000"/>
                <w:sz w:val="20"/>
                <w:szCs w:val="20"/>
              </w:rPr>
              <w:t>/</w:t>
            </w:r>
            <w:proofErr w:type="spellStart"/>
            <w:r w:rsidRPr="00473174">
              <w:rPr>
                <w:rFonts w:ascii="Times New Roman" w:eastAsia="Times New Roman" w:hAnsi="Times New Roman" w:cs="Times New Roman"/>
                <w:color w:val="000000"/>
                <w:sz w:val="20"/>
                <w:szCs w:val="20"/>
              </w:rPr>
              <w:t>Uvicorn</w:t>
            </w:r>
            <w:proofErr w:type="spellEnd"/>
            <w:r w:rsidRPr="00473174">
              <w:rPr>
                <w:rFonts w:ascii="Times New Roman" w:eastAsia="Times New Roman" w:hAnsi="Times New Roman" w:cs="Times New Roman"/>
                <w:color w:val="000000"/>
                <w:sz w:val="20"/>
                <w:szCs w:val="20"/>
              </w:rPr>
              <w:t>.</w:t>
            </w:r>
          </w:p>
        </w:tc>
      </w:tr>
      <w:tr w:rsidR="00473174" w:rsidRPr="00473174" w14:paraId="025CF81C" w14:textId="77777777" w:rsidTr="00473174">
        <w:trPr>
          <w:trHeight w:val="20"/>
          <w:jc w:val="center"/>
        </w:trPr>
        <w:tc>
          <w:tcPr>
            <w:tcW w:w="972" w:type="pct"/>
            <w:tcBorders>
              <w:top w:val="nil"/>
              <w:left w:val="nil"/>
              <w:bottom w:val="single" w:sz="8" w:space="0" w:color="E1E4E8"/>
              <w:right w:val="single" w:sz="8" w:space="0" w:color="F6F8FA"/>
            </w:tcBorders>
            <w:vAlign w:val="center"/>
            <w:hideMark/>
          </w:tcPr>
          <w:p w14:paraId="06B5A9FF" w14:textId="77777777" w:rsidR="00473174" w:rsidRPr="00473174" w:rsidRDefault="00473174" w:rsidP="00473174">
            <w:pPr>
              <w:spacing w:after="0" w:line="240" w:lineRule="auto"/>
              <w:jc w:val="center"/>
              <w:rPr>
                <w:rFonts w:ascii="Times New Roman" w:eastAsia="Times New Roman" w:hAnsi="Times New Roman" w:cs="Times New Roman"/>
                <w:color w:val="000000"/>
                <w:sz w:val="20"/>
                <w:szCs w:val="20"/>
              </w:rPr>
            </w:pPr>
            <w:r w:rsidRPr="00473174">
              <w:rPr>
                <w:rFonts w:ascii="Times New Roman" w:eastAsia="Times New Roman" w:hAnsi="Times New Roman" w:cs="Times New Roman"/>
                <w:color w:val="000000"/>
                <w:sz w:val="20"/>
                <w:szCs w:val="20"/>
                <w:rtl/>
              </w:rPr>
              <w:t>متطلبات التشغيل</w:t>
            </w:r>
            <w:r w:rsidRPr="00473174">
              <w:rPr>
                <w:rFonts w:ascii="Times New Roman" w:eastAsia="Times New Roman" w:hAnsi="Times New Roman" w:cs="Times New Roman"/>
                <w:color w:val="000000"/>
                <w:sz w:val="20"/>
                <w:szCs w:val="20"/>
              </w:rPr>
              <w:t xml:space="preserve"> (Hardware)</w:t>
            </w:r>
          </w:p>
        </w:tc>
        <w:tc>
          <w:tcPr>
            <w:tcW w:w="4028" w:type="pct"/>
            <w:tcBorders>
              <w:top w:val="nil"/>
              <w:left w:val="nil"/>
              <w:bottom w:val="single" w:sz="8" w:space="0" w:color="E1E4E8"/>
              <w:right w:val="nil"/>
            </w:tcBorders>
            <w:vAlign w:val="center"/>
            <w:hideMark/>
          </w:tcPr>
          <w:p w14:paraId="02473F88" w14:textId="77777777" w:rsidR="00473174" w:rsidRPr="00473174" w:rsidRDefault="00473174" w:rsidP="00473174">
            <w:pPr>
              <w:spacing w:after="0" w:line="240" w:lineRule="auto"/>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tl/>
              </w:rPr>
              <w:t>هاتف ذكي (</w:t>
            </w:r>
            <w:r w:rsidRPr="00473174">
              <w:rPr>
                <w:rFonts w:ascii="Times New Roman" w:eastAsia="Times New Roman" w:hAnsi="Times New Roman" w:cs="Times New Roman"/>
                <w:color w:val="000000"/>
                <w:sz w:val="20"/>
                <w:szCs w:val="20"/>
              </w:rPr>
              <w:t>Android/iOS</w:t>
            </w:r>
            <w:r w:rsidRPr="00473174">
              <w:rPr>
                <w:rFonts w:ascii="Times New Roman" w:eastAsia="Times New Roman" w:hAnsi="Times New Roman" w:cs="Times New Roman"/>
                <w:color w:val="000000"/>
                <w:sz w:val="20"/>
                <w:szCs w:val="20"/>
                <w:rtl/>
              </w:rPr>
              <w:t>) أو متصفح ويب للمستخدم النهائي. خوادم سحابية بمواصفات متوسطة إلى عالية لتشغيل النظام الخلفي ومحرك الذكاء الاصطناعي.</w:t>
            </w:r>
          </w:p>
        </w:tc>
      </w:tr>
    </w:tbl>
    <w:p w14:paraId="1C9709ED" w14:textId="77777777" w:rsidR="00473174" w:rsidRPr="00473174" w:rsidRDefault="00473174" w:rsidP="00473174">
      <w:pPr>
        <w:rPr>
          <w:b/>
          <w:bCs/>
          <w:sz w:val="32"/>
          <w:szCs w:val="32"/>
          <w:rtl/>
        </w:rPr>
      </w:pPr>
    </w:p>
    <w:p w14:paraId="7923D3A8" w14:textId="219385FF" w:rsidR="00857F81" w:rsidRPr="00857F81" w:rsidRDefault="008C0D70" w:rsidP="00805F61">
      <w:pPr>
        <w:bidi w:val="0"/>
        <w:rPr>
          <w:rFonts w:cs="Arial"/>
          <w:b/>
          <w:bCs/>
          <w:color w:val="2F5496" w:themeColor="accent1" w:themeShade="BF"/>
          <w:sz w:val="36"/>
          <w:szCs w:val="36"/>
        </w:rPr>
      </w:pPr>
      <w:r>
        <w:rPr>
          <w:rFonts w:cs="Arial" w:hint="cs"/>
          <w:b/>
          <w:bCs/>
          <w:color w:val="2F5496" w:themeColor="accent1" w:themeShade="BF"/>
          <w:sz w:val="36"/>
          <w:szCs w:val="36"/>
          <w:rtl/>
        </w:rPr>
        <w:t xml:space="preserve">1.6 </w:t>
      </w:r>
      <w:r w:rsidR="00857F81" w:rsidRPr="00857F81">
        <w:rPr>
          <w:rFonts w:cs="Arial" w:hint="cs"/>
          <w:b/>
          <w:bCs/>
          <w:color w:val="2F5496" w:themeColor="accent1" w:themeShade="BF"/>
          <w:sz w:val="36"/>
          <w:szCs w:val="36"/>
          <w:rtl/>
        </w:rPr>
        <w:t xml:space="preserve">المنهجية </w:t>
      </w:r>
      <w:proofErr w:type="spellStart"/>
      <w:proofErr w:type="gramStart"/>
      <w:r w:rsidR="00857F81" w:rsidRPr="00857F81">
        <w:rPr>
          <w:rFonts w:cs="Arial" w:hint="cs"/>
          <w:b/>
          <w:bCs/>
          <w:color w:val="2F5496" w:themeColor="accent1" w:themeShade="BF"/>
          <w:sz w:val="36"/>
          <w:szCs w:val="36"/>
          <w:rtl/>
        </w:rPr>
        <w:t>المتبعه</w:t>
      </w:r>
      <w:proofErr w:type="spellEnd"/>
      <w:r w:rsidR="00857F81" w:rsidRPr="00857F81">
        <w:rPr>
          <w:rFonts w:cs="Arial" w:hint="cs"/>
          <w:b/>
          <w:bCs/>
          <w:color w:val="2F5496" w:themeColor="accent1" w:themeShade="BF"/>
          <w:sz w:val="36"/>
          <w:szCs w:val="36"/>
          <w:rtl/>
        </w:rPr>
        <w:t xml:space="preserve"> :</w:t>
      </w:r>
      <w:proofErr w:type="gramEnd"/>
      <w:r w:rsidR="00527AD1">
        <w:rPr>
          <w:rFonts w:cs="Arial" w:hint="cs"/>
          <w:b/>
          <w:bCs/>
          <w:color w:val="2F5496" w:themeColor="accent1" w:themeShade="BF"/>
          <w:sz w:val="36"/>
          <w:szCs w:val="36"/>
          <w:rtl/>
        </w:rPr>
        <w:t xml:space="preserve">                                                     </w:t>
      </w:r>
    </w:p>
    <w:p w14:paraId="08AC55DA" w14:textId="19D37CB7" w:rsidR="00473174" w:rsidRPr="00473174" w:rsidRDefault="00473174" w:rsidP="00473174">
      <w:pPr>
        <w:pStyle w:val="a5"/>
        <w:numPr>
          <w:ilvl w:val="1"/>
          <w:numId w:val="8"/>
        </w:numPr>
        <w:ind w:left="836"/>
        <w:jc w:val="both"/>
        <w:rPr>
          <w:rFonts w:cs="Arial"/>
          <w:sz w:val="32"/>
          <w:szCs w:val="32"/>
          <w:rtl/>
        </w:rPr>
      </w:pPr>
      <w:r w:rsidRPr="00473174">
        <w:rPr>
          <w:rFonts w:cs="Arial"/>
          <w:sz w:val="32"/>
          <w:szCs w:val="32"/>
          <w:rtl/>
        </w:rPr>
        <w:t>تحليل المتطلبات: دراسة النظام القضائي اليمني وتحديد احتياجات المستخدمين من خلال البحث والمقابلات.</w:t>
      </w:r>
    </w:p>
    <w:p w14:paraId="56664477" w14:textId="7B22ACC7" w:rsidR="00473174" w:rsidRPr="00473174" w:rsidRDefault="00473174" w:rsidP="00473174">
      <w:pPr>
        <w:pStyle w:val="a5"/>
        <w:numPr>
          <w:ilvl w:val="1"/>
          <w:numId w:val="8"/>
        </w:numPr>
        <w:ind w:left="836"/>
        <w:jc w:val="both"/>
        <w:rPr>
          <w:rFonts w:cs="Arial"/>
          <w:sz w:val="32"/>
          <w:szCs w:val="32"/>
          <w:rtl/>
        </w:rPr>
      </w:pPr>
      <w:r w:rsidRPr="00473174">
        <w:rPr>
          <w:rFonts w:cs="Arial"/>
          <w:sz w:val="32"/>
          <w:szCs w:val="32"/>
          <w:rtl/>
        </w:rPr>
        <w:t>جمع البيانات: تجميع القوانين واللوائح اليمنية وبناء قاعدة بيانات نصية قابلة للبحث والتحليل.</w:t>
      </w:r>
    </w:p>
    <w:p w14:paraId="2C5D72E2" w14:textId="1B3E589D" w:rsidR="00473174" w:rsidRPr="00473174" w:rsidRDefault="00473174" w:rsidP="00473174">
      <w:pPr>
        <w:pStyle w:val="a5"/>
        <w:numPr>
          <w:ilvl w:val="1"/>
          <w:numId w:val="8"/>
        </w:numPr>
        <w:ind w:left="836"/>
        <w:jc w:val="both"/>
        <w:rPr>
          <w:rFonts w:cs="Arial"/>
          <w:sz w:val="32"/>
          <w:szCs w:val="32"/>
          <w:rtl/>
        </w:rPr>
      </w:pPr>
      <w:r w:rsidRPr="00473174">
        <w:rPr>
          <w:rFonts w:cs="Arial"/>
          <w:sz w:val="32"/>
          <w:szCs w:val="32"/>
          <w:rtl/>
        </w:rPr>
        <w:t>التصميم: تصميم بنية النظام (</w:t>
      </w:r>
      <w:r w:rsidRPr="00473174">
        <w:rPr>
          <w:rFonts w:cs="Arial"/>
          <w:sz w:val="32"/>
          <w:szCs w:val="32"/>
        </w:rPr>
        <w:t>Monolithic/Microservices</w:t>
      </w:r>
      <w:r w:rsidRPr="00473174">
        <w:rPr>
          <w:rFonts w:cs="Arial"/>
          <w:sz w:val="32"/>
          <w:szCs w:val="32"/>
          <w:rtl/>
        </w:rPr>
        <w:t>) وقواعد البيانات وواجهات المستخدم.</w:t>
      </w:r>
    </w:p>
    <w:p w14:paraId="180CFFED" w14:textId="34E6BA47" w:rsidR="00473174" w:rsidRPr="00473174" w:rsidRDefault="00473174" w:rsidP="00473174">
      <w:pPr>
        <w:pStyle w:val="a5"/>
        <w:numPr>
          <w:ilvl w:val="1"/>
          <w:numId w:val="8"/>
        </w:numPr>
        <w:ind w:left="836"/>
        <w:jc w:val="both"/>
        <w:rPr>
          <w:rFonts w:cs="Arial"/>
          <w:sz w:val="32"/>
          <w:szCs w:val="32"/>
          <w:rtl/>
        </w:rPr>
      </w:pPr>
      <w:r w:rsidRPr="00473174">
        <w:rPr>
          <w:rFonts w:cs="Arial"/>
          <w:sz w:val="32"/>
          <w:szCs w:val="32"/>
          <w:rtl/>
        </w:rPr>
        <w:t xml:space="preserve">التطوير: بناء النظام الخلفي باستخدام </w:t>
      </w:r>
      <w:r w:rsidRPr="00473174">
        <w:rPr>
          <w:rFonts w:cs="Arial"/>
          <w:sz w:val="32"/>
          <w:szCs w:val="32"/>
        </w:rPr>
        <w:t>Django/</w:t>
      </w:r>
      <w:proofErr w:type="spellStart"/>
      <w:r w:rsidRPr="00473174">
        <w:rPr>
          <w:rFonts w:cs="Arial"/>
          <w:sz w:val="32"/>
          <w:szCs w:val="32"/>
        </w:rPr>
        <w:t>FastAPI</w:t>
      </w:r>
      <w:proofErr w:type="spellEnd"/>
      <w:r w:rsidRPr="00473174">
        <w:rPr>
          <w:rFonts w:cs="Arial"/>
          <w:sz w:val="32"/>
          <w:szCs w:val="32"/>
          <w:rtl/>
        </w:rPr>
        <w:t xml:space="preserve">، وتطوير الواجهات باستخدام </w:t>
      </w:r>
      <w:r w:rsidRPr="00473174">
        <w:rPr>
          <w:rFonts w:cs="Arial"/>
          <w:sz w:val="32"/>
          <w:szCs w:val="32"/>
        </w:rPr>
        <w:t>Flutter</w:t>
      </w:r>
      <w:r w:rsidRPr="00473174">
        <w:rPr>
          <w:rFonts w:cs="Arial"/>
          <w:sz w:val="32"/>
          <w:szCs w:val="32"/>
          <w:rtl/>
        </w:rPr>
        <w:t>، ودمج محرك الذكاء الاصطناعي (</w:t>
      </w:r>
      <w:r w:rsidRPr="00473174">
        <w:rPr>
          <w:rFonts w:cs="Arial"/>
          <w:sz w:val="32"/>
          <w:szCs w:val="32"/>
        </w:rPr>
        <w:t>RAG</w:t>
      </w:r>
      <w:r w:rsidRPr="00473174">
        <w:rPr>
          <w:rFonts w:cs="Arial"/>
          <w:sz w:val="32"/>
          <w:szCs w:val="32"/>
          <w:rtl/>
        </w:rPr>
        <w:t>).</w:t>
      </w:r>
    </w:p>
    <w:p w14:paraId="45C2E6F0" w14:textId="4D0D5FCB" w:rsidR="00473174" w:rsidRPr="00473174" w:rsidRDefault="00473174" w:rsidP="00473174">
      <w:pPr>
        <w:pStyle w:val="a5"/>
        <w:numPr>
          <w:ilvl w:val="1"/>
          <w:numId w:val="8"/>
        </w:numPr>
        <w:ind w:left="836"/>
        <w:jc w:val="both"/>
        <w:rPr>
          <w:rFonts w:cs="Arial"/>
          <w:sz w:val="32"/>
          <w:szCs w:val="32"/>
          <w:rtl/>
        </w:rPr>
      </w:pPr>
      <w:r w:rsidRPr="00473174">
        <w:rPr>
          <w:rFonts w:cs="Arial"/>
          <w:sz w:val="32"/>
          <w:szCs w:val="32"/>
          <w:rtl/>
        </w:rPr>
        <w:t>الاختبار: إجراء اختبارات وحدوية وتكاملية للتأكد من جودة الأداء ودقة نتائج الذكاء الاصطناعي.</w:t>
      </w:r>
    </w:p>
    <w:p w14:paraId="33A5BE50" w14:textId="6E8269EA" w:rsidR="00F659EC" w:rsidRPr="00473174" w:rsidRDefault="00473174" w:rsidP="00473174">
      <w:pPr>
        <w:pStyle w:val="a5"/>
        <w:numPr>
          <w:ilvl w:val="1"/>
          <w:numId w:val="8"/>
        </w:numPr>
        <w:ind w:left="836"/>
        <w:jc w:val="both"/>
        <w:rPr>
          <w:rFonts w:cs="Arial"/>
          <w:sz w:val="32"/>
          <w:szCs w:val="32"/>
        </w:rPr>
      </w:pPr>
      <w:r w:rsidRPr="00473174">
        <w:rPr>
          <w:rFonts w:cs="Arial"/>
          <w:sz w:val="32"/>
          <w:szCs w:val="32"/>
          <w:rtl/>
        </w:rPr>
        <w:t>النشر والتقييم: نشر النظام على خوادم سحابية (</w:t>
      </w:r>
      <w:r w:rsidRPr="00473174">
        <w:rPr>
          <w:rFonts w:cs="Arial"/>
          <w:sz w:val="32"/>
          <w:szCs w:val="32"/>
        </w:rPr>
        <w:t>Render</w:t>
      </w:r>
      <w:r w:rsidRPr="00473174">
        <w:rPr>
          <w:rFonts w:cs="Arial"/>
          <w:sz w:val="32"/>
          <w:szCs w:val="32"/>
          <w:rtl/>
        </w:rPr>
        <w:t>) وجمع الملاحظات للتحسين المستمر.</w:t>
      </w:r>
    </w:p>
    <w:p w14:paraId="2622FE79" w14:textId="77777777" w:rsidR="00F659EC" w:rsidRDefault="00F659EC" w:rsidP="00F659EC">
      <w:pPr>
        <w:pStyle w:val="2"/>
        <w:bidi w:val="0"/>
        <w:jc w:val="right"/>
      </w:pPr>
    </w:p>
    <w:p w14:paraId="2995376E" w14:textId="201F68ED" w:rsidR="00473174" w:rsidRPr="00473174" w:rsidRDefault="00F659EC" w:rsidP="00473174">
      <w:pPr>
        <w:pStyle w:val="2"/>
        <w:bidi w:val="0"/>
        <w:jc w:val="right"/>
        <w:rPr>
          <w:b/>
          <w:bCs/>
        </w:rPr>
      </w:pPr>
      <w:r>
        <w:rPr>
          <w:rFonts w:hint="cs"/>
          <w:b/>
          <w:bCs/>
          <w:rtl/>
        </w:rPr>
        <w:t>1.7</w:t>
      </w:r>
      <w:r w:rsidRPr="00F659EC">
        <w:rPr>
          <w:b/>
          <w:bCs/>
          <w:rtl/>
        </w:rPr>
        <w:t>النتائج المتوقعة</w:t>
      </w:r>
    </w:p>
    <w:p w14:paraId="4C1E7091" w14:textId="1B6253E1" w:rsidR="00473174" w:rsidRPr="00473174" w:rsidRDefault="00473174" w:rsidP="00473174">
      <w:pPr>
        <w:pStyle w:val="a5"/>
        <w:numPr>
          <w:ilvl w:val="0"/>
          <w:numId w:val="8"/>
        </w:numPr>
        <w:ind w:left="746" w:hanging="386"/>
        <w:rPr>
          <w:color w:val="000000" w:themeColor="text1"/>
          <w:sz w:val="28"/>
          <w:szCs w:val="28"/>
          <w:rtl/>
        </w:rPr>
      </w:pPr>
      <w:r w:rsidRPr="00473174">
        <w:rPr>
          <w:rFonts w:cs="Arial"/>
          <w:color w:val="000000" w:themeColor="text1"/>
          <w:sz w:val="28"/>
          <w:szCs w:val="28"/>
          <w:rtl/>
        </w:rPr>
        <w:t>توفير منصة رقمية موحدة وشاملة للخدمات القضائية والقانونية في اليمن</w:t>
      </w:r>
    </w:p>
    <w:p w14:paraId="46D14989" w14:textId="3F865750" w:rsidR="00473174" w:rsidRPr="00473174" w:rsidRDefault="00473174" w:rsidP="00473174">
      <w:pPr>
        <w:pStyle w:val="a5"/>
        <w:numPr>
          <w:ilvl w:val="0"/>
          <w:numId w:val="8"/>
        </w:numPr>
        <w:ind w:left="746" w:hanging="386"/>
        <w:rPr>
          <w:color w:val="000000" w:themeColor="text1"/>
          <w:sz w:val="28"/>
          <w:szCs w:val="28"/>
          <w:rtl/>
        </w:rPr>
      </w:pPr>
      <w:r w:rsidRPr="00473174">
        <w:rPr>
          <w:rFonts w:cs="Arial"/>
          <w:color w:val="000000" w:themeColor="text1"/>
          <w:sz w:val="28"/>
          <w:szCs w:val="28"/>
          <w:rtl/>
        </w:rPr>
        <w:t>تقليل زمن الإجراءات القانونية وتسهيل الوصول إلى المعلومات مقارنة بالطرق التقليدية.</w:t>
      </w:r>
    </w:p>
    <w:p w14:paraId="65FEE4F5" w14:textId="5D3D0F84" w:rsidR="00473174" w:rsidRPr="00473174" w:rsidRDefault="00473174" w:rsidP="00473174">
      <w:pPr>
        <w:pStyle w:val="a5"/>
        <w:numPr>
          <w:ilvl w:val="0"/>
          <w:numId w:val="8"/>
        </w:numPr>
        <w:ind w:left="746" w:hanging="386"/>
        <w:rPr>
          <w:color w:val="000000" w:themeColor="text1"/>
          <w:sz w:val="28"/>
          <w:szCs w:val="28"/>
          <w:rtl/>
        </w:rPr>
      </w:pPr>
      <w:r w:rsidRPr="00473174">
        <w:rPr>
          <w:rFonts w:cs="Arial"/>
          <w:color w:val="000000" w:themeColor="text1"/>
          <w:sz w:val="28"/>
          <w:szCs w:val="28"/>
          <w:rtl/>
        </w:rPr>
        <w:t>تقديم مساعد ذكي قادر على تحليل القضايا واقتراح النصوص القانونية بدقة عالية.</w:t>
      </w:r>
    </w:p>
    <w:p w14:paraId="7EA2832F" w14:textId="26985D62" w:rsidR="00473174" w:rsidRPr="00473174" w:rsidRDefault="00473174" w:rsidP="00473174">
      <w:pPr>
        <w:pStyle w:val="a5"/>
        <w:numPr>
          <w:ilvl w:val="0"/>
          <w:numId w:val="8"/>
        </w:numPr>
        <w:ind w:left="746" w:hanging="386"/>
        <w:rPr>
          <w:color w:val="000000" w:themeColor="text1"/>
          <w:sz w:val="28"/>
          <w:szCs w:val="28"/>
          <w:rtl/>
        </w:rPr>
      </w:pPr>
      <w:r w:rsidRPr="00473174">
        <w:rPr>
          <w:rFonts w:cs="Arial"/>
          <w:color w:val="000000" w:themeColor="text1"/>
          <w:sz w:val="28"/>
          <w:szCs w:val="28"/>
          <w:rtl/>
        </w:rPr>
        <w:t>رفع مستوى الوعي القانوني وتوفير بيئة تدريبية للمحامين والخريجين.</w:t>
      </w:r>
    </w:p>
    <w:p w14:paraId="3FE5FDD6" w14:textId="2C89F9A5" w:rsidR="00F659EC" w:rsidRPr="00473174" w:rsidRDefault="00473174" w:rsidP="00473174">
      <w:pPr>
        <w:pStyle w:val="a5"/>
        <w:numPr>
          <w:ilvl w:val="0"/>
          <w:numId w:val="8"/>
        </w:numPr>
        <w:ind w:left="746" w:hanging="386"/>
        <w:rPr>
          <w:color w:val="000000" w:themeColor="text1"/>
          <w:sz w:val="28"/>
          <w:szCs w:val="28"/>
          <w:rtl/>
        </w:rPr>
      </w:pPr>
      <w:r w:rsidRPr="00473174">
        <w:rPr>
          <w:rFonts w:cs="Arial"/>
          <w:color w:val="000000" w:themeColor="text1"/>
          <w:sz w:val="28"/>
          <w:szCs w:val="28"/>
          <w:rtl/>
        </w:rPr>
        <w:t>بناء نظام قابل للتوسع (</w:t>
      </w:r>
      <w:r w:rsidRPr="00473174">
        <w:rPr>
          <w:color w:val="000000" w:themeColor="text1"/>
          <w:sz w:val="28"/>
          <w:szCs w:val="28"/>
        </w:rPr>
        <w:t>Scalable</w:t>
      </w:r>
      <w:r w:rsidRPr="00473174">
        <w:rPr>
          <w:rFonts w:cs="Arial"/>
          <w:color w:val="000000" w:themeColor="text1"/>
          <w:sz w:val="28"/>
          <w:szCs w:val="28"/>
          <w:rtl/>
        </w:rPr>
        <w:t>) يمكن تطويره مستقبلاً ليشمل خدمات إضافية.</w:t>
      </w:r>
    </w:p>
    <w:p w14:paraId="38B829FA" w14:textId="77777777" w:rsidR="00473174" w:rsidRDefault="00473174" w:rsidP="006914D7">
      <w:pPr>
        <w:ind w:left="720"/>
        <w:jc w:val="right"/>
        <w:rPr>
          <w:rFonts w:ascii="Arial" w:eastAsia="Arial" w:hAnsi="Arial" w:cs="Arial"/>
          <w:sz w:val="28"/>
          <w:szCs w:val="28"/>
          <w:rtl/>
        </w:rPr>
      </w:pPr>
    </w:p>
    <w:p w14:paraId="0810DE41" w14:textId="77777777" w:rsidR="00473174" w:rsidRDefault="00473174" w:rsidP="006914D7">
      <w:pPr>
        <w:ind w:left="720"/>
        <w:jc w:val="right"/>
        <w:rPr>
          <w:rFonts w:ascii="Arial" w:eastAsia="Arial" w:hAnsi="Arial" w:cs="Arial"/>
          <w:sz w:val="28"/>
          <w:szCs w:val="28"/>
          <w:rtl/>
        </w:rPr>
      </w:pPr>
    </w:p>
    <w:p w14:paraId="3291B9FC" w14:textId="77777777" w:rsidR="00473174" w:rsidRDefault="00473174" w:rsidP="006914D7">
      <w:pPr>
        <w:ind w:left="720"/>
        <w:jc w:val="right"/>
        <w:rPr>
          <w:rFonts w:ascii="Arial" w:eastAsia="Arial" w:hAnsi="Arial" w:cs="Arial"/>
          <w:sz w:val="28"/>
          <w:szCs w:val="28"/>
          <w:rtl/>
        </w:rPr>
      </w:pPr>
    </w:p>
    <w:p w14:paraId="4FA3DEF5" w14:textId="77777777" w:rsidR="00473174" w:rsidRDefault="00473174" w:rsidP="006914D7">
      <w:pPr>
        <w:ind w:left="720"/>
        <w:jc w:val="right"/>
        <w:rPr>
          <w:rFonts w:ascii="Arial" w:eastAsia="Arial" w:hAnsi="Arial" w:cs="Arial"/>
          <w:sz w:val="28"/>
          <w:szCs w:val="28"/>
          <w:rtl/>
        </w:rPr>
      </w:pPr>
    </w:p>
    <w:p w14:paraId="7C6B6AA5" w14:textId="77777777" w:rsidR="00473174" w:rsidRDefault="00473174" w:rsidP="006914D7">
      <w:pPr>
        <w:ind w:left="720"/>
        <w:jc w:val="right"/>
        <w:rPr>
          <w:rFonts w:ascii="Arial" w:eastAsia="Arial" w:hAnsi="Arial" w:cs="Arial"/>
          <w:sz w:val="28"/>
          <w:szCs w:val="28"/>
          <w:rtl/>
        </w:rPr>
      </w:pPr>
    </w:p>
    <w:p w14:paraId="257C834C" w14:textId="77777777" w:rsidR="00473174" w:rsidRDefault="00473174" w:rsidP="006914D7">
      <w:pPr>
        <w:ind w:left="720"/>
        <w:jc w:val="right"/>
        <w:rPr>
          <w:rFonts w:ascii="Arial" w:eastAsia="Arial" w:hAnsi="Arial" w:cs="Arial"/>
          <w:sz w:val="28"/>
          <w:szCs w:val="28"/>
          <w:rtl/>
        </w:rPr>
      </w:pPr>
    </w:p>
    <w:p w14:paraId="1F976973" w14:textId="77777777" w:rsidR="00473174" w:rsidRDefault="00473174" w:rsidP="006914D7">
      <w:pPr>
        <w:ind w:left="720"/>
        <w:jc w:val="right"/>
        <w:rPr>
          <w:rFonts w:ascii="Arial" w:eastAsia="Arial" w:hAnsi="Arial" w:cs="Arial"/>
          <w:sz w:val="28"/>
          <w:szCs w:val="28"/>
          <w:rtl/>
        </w:rPr>
      </w:pPr>
    </w:p>
    <w:p w14:paraId="56B9920C" w14:textId="77777777" w:rsidR="00473174" w:rsidRDefault="00473174" w:rsidP="006914D7">
      <w:pPr>
        <w:ind w:left="720"/>
        <w:jc w:val="right"/>
        <w:rPr>
          <w:rFonts w:ascii="Arial" w:eastAsia="Arial" w:hAnsi="Arial" w:cs="Arial"/>
          <w:sz w:val="28"/>
          <w:szCs w:val="28"/>
          <w:rtl/>
        </w:rPr>
      </w:pPr>
    </w:p>
    <w:p w14:paraId="24B8ECFC" w14:textId="77777777" w:rsidR="00473174" w:rsidRDefault="00473174" w:rsidP="006914D7">
      <w:pPr>
        <w:ind w:left="720"/>
        <w:jc w:val="right"/>
        <w:rPr>
          <w:rFonts w:ascii="Arial" w:eastAsia="Arial" w:hAnsi="Arial" w:cs="Arial"/>
          <w:sz w:val="28"/>
          <w:szCs w:val="28"/>
          <w:rtl/>
        </w:rPr>
      </w:pPr>
    </w:p>
    <w:p w14:paraId="69B69C22" w14:textId="77777777" w:rsidR="00473174" w:rsidRDefault="00473174" w:rsidP="006914D7">
      <w:pPr>
        <w:ind w:left="720"/>
        <w:jc w:val="right"/>
        <w:rPr>
          <w:rFonts w:ascii="Arial" w:eastAsia="Arial" w:hAnsi="Arial" w:cs="Arial"/>
          <w:sz w:val="28"/>
          <w:szCs w:val="28"/>
          <w:rtl/>
        </w:rPr>
      </w:pPr>
    </w:p>
    <w:p w14:paraId="4D149497" w14:textId="77777777" w:rsidR="00473174" w:rsidRDefault="00473174" w:rsidP="00473174">
      <w:pPr>
        <w:rPr>
          <w:rFonts w:ascii="Arial" w:eastAsia="Arial" w:hAnsi="Arial" w:cs="Arial"/>
          <w:sz w:val="28"/>
          <w:szCs w:val="28"/>
          <w:rtl/>
        </w:rPr>
      </w:pPr>
    </w:p>
    <w:p w14:paraId="1E2E1E30" w14:textId="1654C4F4" w:rsidR="006914D7" w:rsidRPr="006914D7" w:rsidRDefault="00B023CD" w:rsidP="006914D7">
      <w:pPr>
        <w:ind w:left="720"/>
        <w:jc w:val="right"/>
        <w:rPr>
          <w:color w:val="000000" w:themeColor="text1"/>
          <w:sz w:val="28"/>
          <w:szCs w:val="28"/>
        </w:rPr>
      </w:pPr>
      <w:r>
        <w:rPr>
          <w:rFonts w:asciiTheme="majorBidi" w:hAnsiTheme="majorBidi" w:cstheme="majorBidi"/>
          <w:noProof/>
          <w:sz w:val="32"/>
          <w:szCs w:val="32"/>
          <w:rtl/>
          <w:lang w:val="ar-SA"/>
        </w:rPr>
        <mc:AlternateContent>
          <mc:Choice Requires="wps">
            <w:drawing>
              <wp:anchor distT="0" distB="0" distL="114300" distR="114300" simplePos="0" relativeHeight="251666432" behindDoc="0" locked="0" layoutInCell="1" allowOverlap="1" wp14:anchorId="0C38B183" wp14:editId="0A1C109A">
                <wp:simplePos x="0" y="0"/>
                <wp:positionH relativeFrom="margin">
                  <wp:align>center</wp:align>
                </wp:positionH>
                <wp:positionV relativeFrom="paragraph">
                  <wp:posOffset>-551815</wp:posOffset>
                </wp:positionV>
                <wp:extent cx="6667500" cy="10226040"/>
                <wp:effectExtent l="0" t="0" r="19050" b="22860"/>
                <wp:wrapNone/>
                <wp:docPr id="21" name="Rectangle 21"/>
                <wp:cNvGraphicFramePr/>
                <a:graphic xmlns:a="http://schemas.openxmlformats.org/drawingml/2006/main">
                  <a:graphicData uri="http://schemas.microsoft.com/office/word/2010/wordprocessingShape">
                    <wps:wsp>
                      <wps:cNvSpPr/>
                      <wps:spPr>
                        <a:xfrm>
                          <a:off x="0" y="0"/>
                          <a:ext cx="6667500" cy="102260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4849565" w14:textId="6DC5DA5A" w:rsidR="00A86A4E" w:rsidRPr="00C9214C" w:rsidRDefault="00A86A4E" w:rsidP="00FA6954">
                            <w:pPr>
                              <w:jc w:val="center"/>
                              <w:outlineLvl w:val="0"/>
                              <w:rPr>
                                <w:b/>
                                <w:bCs/>
                                <w:sz w:val="56"/>
                                <w:szCs w:val="56"/>
                              </w:rPr>
                            </w:pPr>
                            <w:bookmarkStart w:id="10" w:name="_Toc198513783"/>
                            <w:r w:rsidRPr="00C9214C">
                              <w:rPr>
                                <w:rFonts w:hint="cs"/>
                                <w:b/>
                                <w:bCs/>
                                <w:sz w:val="56"/>
                                <w:szCs w:val="56"/>
                                <w:rtl/>
                              </w:rPr>
                              <w:t xml:space="preserve">الفصل </w:t>
                            </w:r>
                            <w:proofErr w:type="gramStart"/>
                            <w:r w:rsidRPr="00C9214C">
                              <w:rPr>
                                <w:rFonts w:hint="cs"/>
                                <w:b/>
                                <w:bCs/>
                                <w:sz w:val="56"/>
                                <w:szCs w:val="56"/>
                                <w:rtl/>
                              </w:rPr>
                              <w:t>ال</w:t>
                            </w:r>
                            <w:r>
                              <w:rPr>
                                <w:rFonts w:hint="cs"/>
                                <w:b/>
                                <w:bCs/>
                                <w:sz w:val="56"/>
                                <w:szCs w:val="56"/>
                                <w:rtl/>
                              </w:rPr>
                              <w:t>ثاني</w:t>
                            </w:r>
                            <w:r w:rsidRPr="00C9214C">
                              <w:rPr>
                                <w:rFonts w:hint="cs"/>
                                <w:b/>
                                <w:bCs/>
                                <w:sz w:val="56"/>
                                <w:szCs w:val="56"/>
                                <w:rtl/>
                              </w:rPr>
                              <w:t xml:space="preserve"> :</w:t>
                            </w:r>
                            <w:proofErr w:type="gramEnd"/>
                            <w:r w:rsidRPr="00C9214C">
                              <w:rPr>
                                <w:b/>
                                <w:bCs/>
                                <w:sz w:val="56"/>
                                <w:szCs w:val="56"/>
                                <w:rtl/>
                              </w:rPr>
                              <w:br/>
                            </w:r>
                            <w:r w:rsidR="00466C36">
                              <w:rPr>
                                <w:rFonts w:hint="cs"/>
                                <w:b/>
                                <w:bCs/>
                                <w:sz w:val="56"/>
                                <w:szCs w:val="56"/>
                                <w:rtl/>
                              </w:rPr>
                              <w:t xml:space="preserve">الخلفية النظرية </w:t>
                            </w:r>
                            <w:proofErr w:type="gramStart"/>
                            <w:r w:rsidR="00466C36">
                              <w:rPr>
                                <w:rFonts w:hint="cs"/>
                                <w:b/>
                                <w:bCs/>
                                <w:sz w:val="56"/>
                                <w:szCs w:val="56"/>
                                <w:rtl/>
                              </w:rPr>
                              <w:t>و الدر</w:t>
                            </w:r>
                            <w:r w:rsidR="00FF61B6">
                              <w:rPr>
                                <w:rFonts w:hint="cs"/>
                                <w:b/>
                                <w:bCs/>
                                <w:sz w:val="56"/>
                                <w:szCs w:val="56"/>
                                <w:rtl/>
                              </w:rPr>
                              <w:t>ا</w:t>
                            </w:r>
                            <w:r w:rsidR="00466C36">
                              <w:rPr>
                                <w:rFonts w:hint="cs"/>
                                <w:b/>
                                <w:bCs/>
                                <w:sz w:val="56"/>
                                <w:szCs w:val="56"/>
                                <w:rtl/>
                              </w:rPr>
                              <w:t>سات</w:t>
                            </w:r>
                            <w:proofErr w:type="gramEnd"/>
                            <w:r w:rsidR="00466C36">
                              <w:rPr>
                                <w:rFonts w:hint="cs"/>
                                <w:b/>
                                <w:bCs/>
                                <w:sz w:val="56"/>
                                <w:szCs w:val="56"/>
                                <w:rtl/>
                              </w:rPr>
                              <w:t xml:space="preserve"> السابقة</w:t>
                            </w:r>
                            <w:bookmarkEnd w:id="10"/>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8B183" id="Rectangle 21" o:spid="_x0000_s1031" style="position:absolute;left:0;text-align:left;margin-left:0;margin-top:-43.45pt;width:525pt;height:805.2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" fillcolor="#4472c4 [3204]" strokecolor="#1f3763 [1604]" strokeweight="1pt">
                <v:textbox>
                  <w:txbxContent>
                    <w:p w14:paraId="44849565" w14:textId="6DC5DA5A" w:rsidR="00A86A4E" w:rsidRPr="00C9214C" w:rsidRDefault="00A86A4E" w:rsidP="00FA6954">
                      <w:pPr>
                        <w:jc w:val="center"/>
                        <w:outlineLvl w:val="0"/>
                        <w:rPr>
                          <w:b/>
                          <w:bCs/>
                          <w:sz w:val="56"/>
                          <w:szCs w:val="56"/>
                        </w:rPr>
                      </w:pPr>
                      <w:bookmarkStart w:id="11" w:name="_Toc198513783"/>
                      <w:r w:rsidRPr="00C9214C">
                        <w:rPr>
                          <w:rFonts w:hint="cs"/>
                          <w:b/>
                          <w:bCs/>
                          <w:sz w:val="56"/>
                          <w:szCs w:val="56"/>
                          <w:rtl/>
                        </w:rPr>
                        <w:t xml:space="preserve">الفصل </w:t>
                      </w:r>
                      <w:proofErr w:type="gramStart"/>
                      <w:r w:rsidRPr="00C9214C">
                        <w:rPr>
                          <w:rFonts w:hint="cs"/>
                          <w:b/>
                          <w:bCs/>
                          <w:sz w:val="56"/>
                          <w:szCs w:val="56"/>
                          <w:rtl/>
                        </w:rPr>
                        <w:t>ال</w:t>
                      </w:r>
                      <w:r>
                        <w:rPr>
                          <w:rFonts w:hint="cs"/>
                          <w:b/>
                          <w:bCs/>
                          <w:sz w:val="56"/>
                          <w:szCs w:val="56"/>
                          <w:rtl/>
                        </w:rPr>
                        <w:t>ثاني</w:t>
                      </w:r>
                      <w:r w:rsidRPr="00C9214C">
                        <w:rPr>
                          <w:rFonts w:hint="cs"/>
                          <w:b/>
                          <w:bCs/>
                          <w:sz w:val="56"/>
                          <w:szCs w:val="56"/>
                          <w:rtl/>
                        </w:rPr>
                        <w:t xml:space="preserve"> :</w:t>
                      </w:r>
                      <w:proofErr w:type="gramEnd"/>
                      <w:r w:rsidRPr="00C9214C">
                        <w:rPr>
                          <w:b/>
                          <w:bCs/>
                          <w:sz w:val="56"/>
                          <w:szCs w:val="56"/>
                          <w:rtl/>
                        </w:rPr>
                        <w:br/>
                      </w:r>
                      <w:r w:rsidR="00466C36">
                        <w:rPr>
                          <w:rFonts w:hint="cs"/>
                          <w:b/>
                          <w:bCs/>
                          <w:sz w:val="56"/>
                          <w:szCs w:val="56"/>
                          <w:rtl/>
                        </w:rPr>
                        <w:t xml:space="preserve">الخلفية النظرية </w:t>
                      </w:r>
                      <w:proofErr w:type="gramStart"/>
                      <w:r w:rsidR="00466C36">
                        <w:rPr>
                          <w:rFonts w:hint="cs"/>
                          <w:b/>
                          <w:bCs/>
                          <w:sz w:val="56"/>
                          <w:szCs w:val="56"/>
                          <w:rtl/>
                        </w:rPr>
                        <w:t>و الدر</w:t>
                      </w:r>
                      <w:r w:rsidR="00FF61B6">
                        <w:rPr>
                          <w:rFonts w:hint="cs"/>
                          <w:b/>
                          <w:bCs/>
                          <w:sz w:val="56"/>
                          <w:szCs w:val="56"/>
                          <w:rtl/>
                        </w:rPr>
                        <w:t>ا</w:t>
                      </w:r>
                      <w:r w:rsidR="00466C36">
                        <w:rPr>
                          <w:rFonts w:hint="cs"/>
                          <w:b/>
                          <w:bCs/>
                          <w:sz w:val="56"/>
                          <w:szCs w:val="56"/>
                          <w:rtl/>
                        </w:rPr>
                        <w:t>سات</w:t>
                      </w:r>
                      <w:proofErr w:type="gramEnd"/>
                      <w:r w:rsidR="00466C36">
                        <w:rPr>
                          <w:rFonts w:hint="cs"/>
                          <w:b/>
                          <w:bCs/>
                          <w:sz w:val="56"/>
                          <w:szCs w:val="56"/>
                          <w:rtl/>
                        </w:rPr>
                        <w:t xml:space="preserve"> السابقة</w:t>
                      </w:r>
                      <w:bookmarkEnd w:id="11"/>
                    </w:p>
                  </w:txbxContent>
                </v:textbox>
                <w10:wrap anchorx="margin"/>
              </v:rect>
            </w:pict>
          </mc:Fallback>
        </mc:AlternateContent>
      </w:r>
    </w:p>
    <w:p w14:paraId="04381FB9" w14:textId="4810C273" w:rsidR="006914D7" w:rsidRDefault="006914D7" w:rsidP="006914D7">
      <w:pPr>
        <w:ind w:left="720"/>
        <w:jc w:val="right"/>
        <w:rPr>
          <w:b/>
          <w:bCs/>
          <w:color w:val="2F5496" w:themeColor="accent1" w:themeShade="BF"/>
          <w:sz w:val="36"/>
          <w:szCs w:val="36"/>
        </w:rPr>
      </w:pPr>
    </w:p>
    <w:p w14:paraId="1D950DC4" w14:textId="5D421BED" w:rsidR="00D31029" w:rsidRDefault="00D31029" w:rsidP="006914D7">
      <w:pPr>
        <w:ind w:left="720"/>
        <w:jc w:val="right"/>
        <w:rPr>
          <w:b/>
          <w:bCs/>
          <w:color w:val="2F5496" w:themeColor="accent1" w:themeShade="BF"/>
          <w:sz w:val="36"/>
          <w:szCs w:val="36"/>
        </w:rPr>
      </w:pPr>
    </w:p>
    <w:p w14:paraId="30836AE5" w14:textId="6D0A2FA1" w:rsidR="00D31029" w:rsidRDefault="00D31029" w:rsidP="006914D7">
      <w:pPr>
        <w:ind w:left="720"/>
        <w:jc w:val="right"/>
        <w:rPr>
          <w:b/>
          <w:bCs/>
          <w:color w:val="2F5496" w:themeColor="accent1" w:themeShade="BF"/>
          <w:sz w:val="36"/>
          <w:szCs w:val="36"/>
        </w:rPr>
      </w:pPr>
    </w:p>
    <w:p w14:paraId="2E255C07" w14:textId="7E8D2183" w:rsidR="00D31029" w:rsidRDefault="00D31029" w:rsidP="006914D7">
      <w:pPr>
        <w:ind w:left="720"/>
        <w:jc w:val="right"/>
        <w:rPr>
          <w:b/>
          <w:bCs/>
          <w:color w:val="2F5496" w:themeColor="accent1" w:themeShade="BF"/>
          <w:sz w:val="36"/>
          <w:szCs w:val="36"/>
        </w:rPr>
      </w:pPr>
    </w:p>
    <w:p w14:paraId="71D29F30" w14:textId="5A937B6C" w:rsidR="00D31029" w:rsidRDefault="00D31029" w:rsidP="006914D7">
      <w:pPr>
        <w:ind w:left="720"/>
        <w:jc w:val="right"/>
        <w:rPr>
          <w:b/>
          <w:bCs/>
          <w:color w:val="2F5496" w:themeColor="accent1" w:themeShade="BF"/>
          <w:sz w:val="36"/>
          <w:szCs w:val="36"/>
        </w:rPr>
      </w:pPr>
    </w:p>
    <w:p w14:paraId="6CD1285C" w14:textId="457E32AD" w:rsidR="00D31029" w:rsidRDefault="00D31029" w:rsidP="006914D7">
      <w:pPr>
        <w:ind w:left="720"/>
        <w:jc w:val="right"/>
        <w:rPr>
          <w:b/>
          <w:bCs/>
          <w:color w:val="2F5496" w:themeColor="accent1" w:themeShade="BF"/>
          <w:sz w:val="36"/>
          <w:szCs w:val="36"/>
        </w:rPr>
      </w:pPr>
    </w:p>
    <w:p w14:paraId="202E5C2F" w14:textId="38F5CD02" w:rsidR="00D31029" w:rsidRDefault="00D31029" w:rsidP="00D31029">
      <w:pPr>
        <w:ind w:left="720"/>
        <w:jc w:val="center"/>
        <w:rPr>
          <w:b/>
          <w:bCs/>
          <w:color w:val="2F5496" w:themeColor="accent1" w:themeShade="BF"/>
          <w:sz w:val="36"/>
          <w:szCs w:val="36"/>
          <w:rtl/>
        </w:rPr>
      </w:pPr>
      <w:r>
        <w:rPr>
          <w:rFonts w:hint="cs"/>
          <w:b/>
          <w:bCs/>
          <w:color w:val="2F5496" w:themeColor="accent1" w:themeShade="BF"/>
          <w:sz w:val="36"/>
          <w:szCs w:val="36"/>
          <w:rtl/>
        </w:rPr>
        <w:t>الفصل الثاني</w:t>
      </w:r>
    </w:p>
    <w:p w14:paraId="48C6A975" w14:textId="085FBE48" w:rsidR="00D31029" w:rsidRDefault="00D31029" w:rsidP="00D31029">
      <w:pPr>
        <w:ind w:left="720"/>
        <w:jc w:val="center"/>
        <w:rPr>
          <w:b/>
          <w:bCs/>
          <w:color w:val="2F5496" w:themeColor="accent1" w:themeShade="BF"/>
          <w:sz w:val="36"/>
          <w:szCs w:val="36"/>
          <w:rtl/>
        </w:rPr>
      </w:pPr>
    </w:p>
    <w:p w14:paraId="5C137C4A" w14:textId="7293FC32" w:rsidR="00D31029" w:rsidRDefault="00D31029" w:rsidP="00D31029">
      <w:pPr>
        <w:ind w:left="720"/>
        <w:jc w:val="center"/>
        <w:rPr>
          <w:b/>
          <w:bCs/>
          <w:color w:val="2F5496" w:themeColor="accent1" w:themeShade="BF"/>
          <w:sz w:val="36"/>
          <w:szCs w:val="36"/>
          <w:rtl/>
        </w:rPr>
      </w:pPr>
    </w:p>
    <w:p w14:paraId="323EF7C9" w14:textId="34B4A9F8" w:rsidR="00D31029" w:rsidRDefault="00D31029" w:rsidP="00D31029">
      <w:pPr>
        <w:ind w:left="720"/>
        <w:jc w:val="center"/>
        <w:rPr>
          <w:b/>
          <w:bCs/>
          <w:color w:val="2F5496" w:themeColor="accent1" w:themeShade="BF"/>
          <w:sz w:val="36"/>
          <w:szCs w:val="36"/>
          <w:rtl/>
        </w:rPr>
      </w:pPr>
    </w:p>
    <w:p w14:paraId="11E961AB" w14:textId="4154970A" w:rsidR="00D31029" w:rsidRDefault="00D31029" w:rsidP="00D31029">
      <w:pPr>
        <w:ind w:left="720"/>
        <w:jc w:val="center"/>
        <w:rPr>
          <w:b/>
          <w:bCs/>
          <w:color w:val="2F5496" w:themeColor="accent1" w:themeShade="BF"/>
          <w:sz w:val="36"/>
          <w:szCs w:val="36"/>
          <w:rtl/>
        </w:rPr>
      </w:pPr>
    </w:p>
    <w:p w14:paraId="65334421" w14:textId="7AC99C99" w:rsidR="00D31029" w:rsidRDefault="00D31029" w:rsidP="00D31029">
      <w:pPr>
        <w:ind w:left="720"/>
        <w:jc w:val="center"/>
        <w:rPr>
          <w:b/>
          <w:bCs/>
          <w:color w:val="2F5496" w:themeColor="accent1" w:themeShade="BF"/>
          <w:sz w:val="36"/>
          <w:szCs w:val="36"/>
          <w:rtl/>
        </w:rPr>
      </w:pPr>
    </w:p>
    <w:p w14:paraId="23898807" w14:textId="6E34447D" w:rsidR="00D31029" w:rsidRDefault="00D31029" w:rsidP="00D31029">
      <w:pPr>
        <w:ind w:left="720"/>
        <w:jc w:val="center"/>
        <w:rPr>
          <w:b/>
          <w:bCs/>
          <w:color w:val="2F5496" w:themeColor="accent1" w:themeShade="BF"/>
          <w:sz w:val="36"/>
          <w:szCs w:val="36"/>
          <w:rtl/>
        </w:rPr>
      </w:pPr>
    </w:p>
    <w:p w14:paraId="66346858" w14:textId="0393D868" w:rsidR="00D31029" w:rsidRDefault="00D31029" w:rsidP="00D31029">
      <w:pPr>
        <w:ind w:left="720"/>
        <w:jc w:val="center"/>
        <w:rPr>
          <w:b/>
          <w:bCs/>
          <w:color w:val="2F5496" w:themeColor="accent1" w:themeShade="BF"/>
          <w:sz w:val="36"/>
          <w:szCs w:val="36"/>
          <w:rtl/>
        </w:rPr>
      </w:pPr>
    </w:p>
    <w:p w14:paraId="59E1B87D" w14:textId="436F81C8" w:rsidR="00D31029" w:rsidRDefault="00D31029" w:rsidP="00D31029">
      <w:pPr>
        <w:ind w:left="720"/>
        <w:jc w:val="center"/>
        <w:rPr>
          <w:b/>
          <w:bCs/>
          <w:color w:val="2F5496" w:themeColor="accent1" w:themeShade="BF"/>
          <w:sz w:val="36"/>
          <w:szCs w:val="36"/>
          <w:rtl/>
        </w:rPr>
      </w:pPr>
    </w:p>
    <w:p w14:paraId="27D29E7D" w14:textId="5616EA2A" w:rsidR="00D31029" w:rsidRDefault="00D31029" w:rsidP="00D31029">
      <w:pPr>
        <w:ind w:left="720"/>
        <w:jc w:val="center"/>
        <w:rPr>
          <w:b/>
          <w:bCs/>
          <w:color w:val="2F5496" w:themeColor="accent1" w:themeShade="BF"/>
          <w:sz w:val="36"/>
          <w:szCs w:val="36"/>
          <w:rtl/>
        </w:rPr>
      </w:pPr>
    </w:p>
    <w:p w14:paraId="48223568" w14:textId="6367C30D" w:rsidR="00D31029" w:rsidRDefault="00D31029" w:rsidP="00D31029">
      <w:pPr>
        <w:ind w:left="720"/>
        <w:jc w:val="center"/>
        <w:rPr>
          <w:b/>
          <w:bCs/>
          <w:color w:val="2F5496" w:themeColor="accent1" w:themeShade="BF"/>
          <w:sz w:val="36"/>
          <w:szCs w:val="36"/>
          <w:rtl/>
        </w:rPr>
      </w:pPr>
    </w:p>
    <w:p w14:paraId="7ABFCF65" w14:textId="77777777" w:rsidR="002D6A37" w:rsidRDefault="002D6A37" w:rsidP="00473174">
      <w:pPr>
        <w:spacing w:after="160" w:line="259" w:lineRule="auto"/>
        <w:rPr>
          <w:b/>
          <w:bCs/>
          <w:color w:val="000000" w:themeColor="text1"/>
          <w:sz w:val="48"/>
          <w:szCs w:val="48"/>
          <w:rtl/>
        </w:rPr>
      </w:pPr>
    </w:p>
    <w:p w14:paraId="0B5C4C7F" w14:textId="77777777" w:rsidR="002D6A37" w:rsidRDefault="002D6A37" w:rsidP="00385F80">
      <w:pPr>
        <w:spacing w:after="160" w:line="259" w:lineRule="auto"/>
        <w:ind w:left="2880" w:firstLine="720"/>
        <w:rPr>
          <w:b/>
          <w:bCs/>
          <w:color w:val="000000" w:themeColor="text1"/>
          <w:sz w:val="48"/>
          <w:szCs w:val="48"/>
          <w:rtl/>
        </w:rPr>
      </w:pPr>
    </w:p>
    <w:p w14:paraId="0312F067" w14:textId="3EEA408E" w:rsidR="00473174" w:rsidRPr="00473174" w:rsidRDefault="00385F80" w:rsidP="00473174">
      <w:pPr>
        <w:spacing w:after="160" w:line="259" w:lineRule="auto"/>
        <w:rPr>
          <w:b/>
          <w:bCs/>
          <w:color w:val="000000" w:themeColor="text1"/>
          <w:sz w:val="48"/>
          <w:szCs w:val="48"/>
          <w:rtl/>
        </w:rPr>
      </w:pPr>
      <w:r w:rsidRPr="00385F80">
        <w:rPr>
          <w:b/>
          <w:bCs/>
          <w:color w:val="000000" w:themeColor="text1"/>
          <w:sz w:val="48"/>
          <w:szCs w:val="48"/>
          <w:rtl/>
        </w:rPr>
        <w:t>المقدمة</w:t>
      </w:r>
      <w:r w:rsidR="00473174">
        <w:rPr>
          <w:rFonts w:hint="cs"/>
          <w:b/>
          <w:bCs/>
          <w:color w:val="000000" w:themeColor="text1"/>
          <w:sz w:val="48"/>
          <w:szCs w:val="48"/>
          <w:rtl/>
        </w:rPr>
        <w:t>:</w:t>
      </w:r>
    </w:p>
    <w:p w14:paraId="159ED716" w14:textId="36DCAAE6" w:rsidR="00473174" w:rsidRPr="00473174" w:rsidRDefault="00473174" w:rsidP="00473174">
      <w:pPr>
        <w:ind w:left="720"/>
        <w:rPr>
          <w:color w:val="000000" w:themeColor="text1"/>
          <w:sz w:val="24"/>
          <w:szCs w:val="24"/>
          <w:rtl/>
        </w:rPr>
      </w:pPr>
      <w:r w:rsidRPr="00473174">
        <w:rPr>
          <w:rFonts w:cs="Arial"/>
          <w:color w:val="000000" w:themeColor="text1"/>
          <w:sz w:val="24"/>
          <w:szCs w:val="24"/>
          <w:rtl/>
        </w:rPr>
        <w:t>يشكل هذا الفصل العمود الفقري للجانب النظري في مشروع منصة القضاء الذكي (</w:t>
      </w:r>
      <w:r w:rsidRPr="00473174">
        <w:rPr>
          <w:color w:val="000000" w:themeColor="text1"/>
          <w:sz w:val="24"/>
          <w:szCs w:val="24"/>
        </w:rPr>
        <w:t>Smart Judi</w:t>
      </w:r>
      <w:r w:rsidRPr="00473174">
        <w:rPr>
          <w:rFonts w:cs="Arial"/>
          <w:color w:val="000000" w:themeColor="text1"/>
          <w:sz w:val="24"/>
          <w:szCs w:val="24"/>
          <w:rtl/>
        </w:rPr>
        <w:t>)، حيث يهدف إلى تقديم الإطار العلمي والمعرفي الذي يستند إليه النظام القضائي الإلكتروني المقترح. ويتناول الفصل الخلفيات التقنية والقانونية المتعلقة بتطوير الأنظمة الرقمية الداعمة للعمل القضائي، مع التركيز على الأدوات والتقنيات الحديثة المستخدمة في تطوير منصات إلكترونية شبيهة في مجالات التقاضي الرقمي، وإدارة القضايا، وتنظيم المستندات القانونية، وتحليل البيانات بالاعتماد على تقنيات الذكاء الاصطناعي، وتحديداً تقنية الاسترجاع المعزز بالتوليد (</w:t>
      </w:r>
      <w:r w:rsidRPr="00473174">
        <w:rPr>
          <w:color w:val="000000" w:themeColor="text1"/>
          <w:sz w:val="24"/>
          <w:szCs w:val="24"/>
        </w:rPr>
        <w:t>RAG</w:t>
      </w:r>
      <w:r w:rsidRPr="00473174">
        <w:rPr>
          <w:rFonts w:cs="Arial"/>
          <w:color w:val="000000" w:themeColor="text1"/>
          <w:sz w:val="24"/>
          <w:szCs w:val="24"/>
          <w:rtl/>
        </w:rPr>
        <w:t>).</w:t>
      </w:r>
    </w:p>
    <w:p w14:paraId="77A71E60" w14:textId="4A9509BA" w:rsidR="00473174" w:rsidRPr="00473174" w:rsidRDefault="00473174" w:rsidP="00473174">
      <w:pPr>
        <w:ind w:left="720"/>
        <w:rPr>
          <w:color w:val="000000" w:themeColor="text1"/>
          <w:sz w:val="24"/>
          <w:szCs w:val="24"/>
          <w:rtl/>
        </w:rPr>
      </w:pPr>
      <w:r w:rsidRPr="00473174">
        <w:rPr>
          <w:rFonts w:cs="Arial"/>
          <w:color w:val="000000" w:themeColor="text1"/>
          <w:sz w:val="24"/>
          <w:szCs w:val="24"/>
          <w:rtl/>
        </w:rPr>
        <w:t>كما يستعرض الفصل الدراسات السابقة التي تناولت تجارب مشابهة لتطبيقات القضاء الإلكتروني ومنصات إدارة القضايا في عدد من الدول، إضافة إلى مبادرات التحول الرقمي في القطاع العدلي داخل اليمن وخارجه، مع تحليل أبرز النجاحات التي حققتها تلك التجارب والتحديات التي واجهتها. ويهدف هذا الاستعراض إلى استخلاص الدروس العملية وتحديد أفضل الممارسات التي يمكن تبنيها في المشروع، بما يسهم في تطوير منصة قضائية متكاملة قادرة على تلبية احتياجات القضاة والمحامين والمواطنين بكفاءة عالية.</w:t>
      </w:r>
    </w:p>
    <w:p w14:paraId="07E13BAF" w14:textId="614533AF" w:rsidR="00E01DBB" w:rsidRPr="00473174" w:rsidRDefault="00473174" w:rsidP="00473174">
      <w:pPr>
        <w:ind w:left="720"/>
        <w:rPr>
          <w:b/>
          <w:bCs/>
          <w:color w:val="2F5496" w:themeColor="accent1" w:themeShade="BF"/>
          <w:sz w:val="28"/>
          <w:szCs w:val="28"/>
          <w:rtl/>
        </w:rPr>
      </w:pPr>
      <w:r w:rsidRPr="00473174">
        <w:rPr>
          <w:rFonts w:cs="Arial"/>
          <w:color w:val="000000" w:themeColor="text1"/>
          <w:sz w:val="24"/>
          <w:szCs w:val="24"/>
          <w:rtl/>
        </w:rPr>
        <w:t>ويساعد هذا الإطار النظري على دعم مراحل التحليل والتصميم والتنفيذ اللاحقة، من خلال توضيح الأسس العلمية التي يقوم عليها النظام، وضمان بناء منصة رقمية موثوقة تسهم في تحسين دقة الإجراءات العدلية، وتسريع عملية التقاضي، وتعزيز تجربة المستخدم في التعامل مع الخدمات القضائية الإلكترونية.</w:t>
      </w:r>
    </w:p>
    <w:p w14:paraId="424F8721" w14:textId="77777777" w:rsidR="00E01DBB" w:rsidRDefault="00E01DBB" w:rsidP="002D6A37">
      <w:pPr>
        <w:rPr>
          <w:b/>
          <w:bCs/>
          <w:color w:val="2F5496" w:themeColor="accent1" w:themeShade="BF"/>
          <w:sz w:val="36"/>
          <w:szCs w:val="36"/>
          <w:rtl/>
        </w:rPr>
      </w:pPr>
    </w:p>
    <w:p w14:paraId="7DFF07EE" w14:textId="77777777" w:rsidR="000372C9" w:rsidRDefault="000372C9" w:rsidP="002D6A37">
      <w:pPr>
        <w:rPr>
          <w:b/>
          <w:bCs/>
          <w:color w:val="2F5496" w:themeColor="accent1" w:themeShade="BF"/>
          <w:sz w:val="36"/>
          <w:szCs w:val="36"/>
          <w:rtl/>
        </w:rPr>
      </w:pPr>
    </w:p>
    <w:p w14:paraId="4C791D3D" w14:textId="0A0D32A8" w:rsidR="00385F80" w:rsidRDefault="00400888" w:rsidP="00E01DBB">
      <w:pPr>
        <w:outlineLvl w:val="1"/>
        <w:rPr>
          <w:b/>
          <w:bCs/>
          <w:color w:val="4472C4" w:themeColor="accent1"/>
          <w:sz w:val="36"/>
          <w:szCs w:val="36"/>
          <w:rtl/>
        </w:rPr>
      </w:pPr>
      <w:bookmarkStart w:id="12" w:name="_Toc198513784"/>
      <w:r>
        <w:rPr>
          <w:rFonts w:hint="cs"/>
          <w:b/>
          <w:bCs/>
          <w:color w:val="4472C4" w:themeColor="accent1"/>
          <w:sz w:val="36"/>
          <w:szCs w:val="36"/>
          <w:rtl/>
        </w:rPr>
        <w:t>2.1</w:t>
      </w:r>
      <w:r w:rsidR="008401AB">
        <w:rPr>
          <w:rFonts w:hint="cs"/>
          <w:b/>
          <w:bCs/>
          <w:color w:val="4472C4" w:themeColor="accent1"/>
          <w:sz w:val="36"/>
          <w:szCs w:val="36"/>
          <w:rtl/>
        </w:rPr>
        <w:t>الخلفية</w:t>
      </w:r>
      <w:r w:rsidR="00473174">
        <w:rPr>
          <w:rFonts w:hint="cs"/>
          <w:b/>
          <w:bCs/>
          <w:color w:val="4472C4" w:themeColor="accent1"/>
          <w:sz w:val="36"/>
          <w:szCs w:val="36"/>
          <w:rtl/>
        </w:rPr>
        <w:t xml:space="preserve"> النظرية</w:t>
      </w:r>
      <w:r w:rsidR="008401AB">
        <w:rPr>
          <w:rFonts w:hint="cs"/>
          <w:b/>
          <w:bCs/>
          <w:color w:val="4472C4" w:themeColor="accent1"/>
          <w:sz w:val="36"/>
          <w:szCs w:val="36"/>
          <w:rtl/>
        </w:rPr>
        <w:t>:</w:t>
      </w:r>
      <w:bookmarkEnd w:id="12"/>
    </w:p>
    <w:p w14:paraId="76BE5647" w14:textId="77777777" w:rsidR="00473174" w:rsidRPr="00473174" w:rsidRDefault="00473174" w:rsidP="00473174">
      <w:pPr>
        <w:outlineLvl w:val="1"/>
        <w:rPr>
          <w:b/>
          <w:bCs/>
          <w:color w:val="000000" w:themeColor="text1"/>
          <w:sz w:val="36"/>
          <w:szCs w:val="36"/>
          <w:rtl/>
        </w:rPr>
      </w:pPr>
      <w:r w:rsidRPr="00473174">
        <w:rPr>
          <w:rFonts w:cs="Arial"/>
          <w:b/>
          <w:bCs/>
          <w:color w:val="000000" w:themeColor="text1"/>
          <w:sz w:val="36"/>
          <w:szCs w:val="36"/>
          <w:rtl/>
        </w:rPr>
        <w:t>2.1.1 القضاء الإلكتروني (</w:t>
      </w:r>
      <w:r w:rsidRPr="00473174">
        <w:rPr>
          <w:b/>
          <w:bCs/>
          <w:color w:val="000000" w:themeColor="text1"/>
          <w:sz w:val="36"/>
          <w:szCs w:val="36"/>
        </w:rPr>
        <w:t>E-Judiciary</w:t>
      </w:r>
      <w:r w:rsidRPr="00473174">
        <w:rPr>
          <w:rFonts w:cs="Arial"/>
          <w:b/>
          <w:bCs/>
          <w:color w:val="000000" w:themeColor="text1"/>
          <w:sz w:val="36"/>
          <w:szCs w:val="36"/>
          <w:rtl/>
        </w:rPr>
        <w:t>)</w:t>
      </w:r>
    </w:p>
    <w:p w14:paraId="60B6DC46" w14:textId="1660FF62" w:rsidR="00473174" w:rsidRPr="00473174" w:rsidRDefault="00473174" w:rsidP="00473174">
      <w:pPr>
        <w:outlineLvl w:val="1"/>
        <w:rPr>
          <w:b/>
          <w:bCs/>
          <w:color w:val="000000" w:themeColor="text1"/>
          <w:sz w:val="36"/>
          <w:szCs w:val="36"/>
          <w:rtl/>
        </w:rPr>
      </w:pPr>
      <w:r w:rsidRPr="00473174">
        <w:rPr>
          <w:rFonts w:cs="Arial"/>
          <w:b/>
          <w:bCs/>
          <w:color w:val="000000" w:themeColor="text1"/>
          <w:sz w:val="36"/>
          <w:szCs w:val="36"/>
          <w:rtl/>
        </w:rPr>
        <w:t>يُعرَّف القضاء الإلكتروني بأنه استخدام تقنيات تكنولوجيا المعلومات والاتصالات (</w:t>
      </w:r>
      <w:r w:rsidRPr="00473174">
        <w:rPr>
          <w:b/>
          <w:bCs/>
          <w:color w:val="000000" w:themeColor="text1"/>
          <w:sz w:val="36"/>
          <w:szCs w:val="36"/>
        </w:rPr>
        <w:t>ICT</w:t>
      </w:r>
      <w:r w:rsidRPr="00473174">
        <w:rPr>
          <w:rFonts w:cs="Arial"/>
          <w:b/>
          <w:bCs/>
          <w:color w:val="000000" w:themeColor="text1"/>
          <w:sz w:val="36"/>
          <w:szCs w:val="36"/>
          <w:rtl/>
        </w:rPr>
        <w:t>) في إدارة إجراءات التقاضي، وجلسات المحاكم، وتبادل الوثائق القانونية بين أطراف الدعوى. ويشمل ذلك تقديم الدعاوى وإدارة القضايا إلكترونيًا، وتطبيق أنظمة الأرشفة الرقمية، والبحث في قواعد البيانات القانونية، واستخدام أدوات التحليل الذكية لاستخلاص المعلومات القانونية [1].</w:t>
      </w:r>
    </w:p>
    <w:p w14:paraId="622D5F24" w14:textId="77777777" w:rsidR="00473174" w:rsidRPr="00473174" w:rsidRDefault="00473174" w:rsidP="00473174">
      <w:pPr>
        <w:outlineLvl w:val="1"/>
        <w:rPr>
          <w:b/>
          <w:bCs/>
          <w:color w:val="000000" w:themeColor="text1"/>
          <w:sz w:val="36"/>
          <w:szCs w:val="36"/>
          <w:rtl/>
        </w:rPr>
      </w:pPr>
      <w:r w:rsidRPr="00473174">
        <w:rPr>
          <w:rFonts w:cs="Arial"/>
          <w:b/>
          <w:bCs/>
          <w:color w:val="000000" w:themeColor="text1"/>
          <w:sz w:val="36"/>
          <w:szCs w:val="36"/>
          <w:rtl/>
        </w:rPr>
        <w:t>بدأ هذا التحول في العديد من الدول بهدف تحسين الأداء القضائي وتسهيل الوصول إلى العدالة. وفي اليمن، تشير المبادرات الحديثة إلى توجه نحو تبني هذه الأنظمة، حيث أعلنت وزارة العدل اليمنية عن إطلاق خدمات إلكترونية لتسجيل الدعاوى، مما يعكس خطوة مهمة نحو أتمتة أعمال المحاكم وتقليل إطالة الإجراءات القضائية [2] [3] [4] [5] [6].</w:t>
      </w:r>
    </w:p>
    <w:p w14:paraId="72E25D3A" w14:textId="36E67DF5" w:rsidR="00473174" w:rsidRDefault="00473174" w:rsidP="00473174">
      <w:pPr>
        <w:outlineLvl w:val="1"/>
        <w:rPr>
          <w:rFonts w:cs="Arial"/>
          <w:b/>
          <w:bCs/>
          <w:color w:val="000000" w:themeColor="text1"/>
          <w:sz w:val="36"/>
          <w:szCs w:val="36"/>
          <w:rtl/>
        </w:rPr>
      </w:pPr>
      <w:r w:rsidRPr="00473174">
        <w:rPr>
          <w:rFonts w:cs="Arial"/>
          <w:b/>
          <w:bCs/>
          <w:color w:val="000000" w:themeColor="text1"/>
          <w:sz w:val="36"/>
          <w:szCs w:val="36"/>
          <w:rtl/>
        </w:rPr>
        <w:t>تتضمن مكونات القضاء الإلكتروني عادةً ما يلي:</w:t>
      </w:r>
    </w:p>
    <w:tbl>
      <w:tblPr>
        <w:bidiVisual/>
        <w:tblW w:w="5000" w:type="pct"/>
        <w:jc w:val="center"/>
        <w:tblLook w:val="04A0" w:firstRow="1" w:lastRow="0" w:firstColumn="1" w:lastColumn="0" w:noHBand="0" w:noVBand="1"/>
      </w:tblPr>
      <w:tblGrid>
        <w:gridCol w:w="2120"/>
        <w:gridCol w:w="6186"/>
      </w:tblGrid>
      <w:tr w:rsidR="00473174" w14:paraId="0119ACF1" w14:textId="77777777" w:rsidTr="00473174">
        <w:trPr>
          <w:trHeight w:val="20"/>
          <w:jc w:val="center"/>
        </w:trPr>
        <w:tc>
          <w:tcPr>
            <w:tcW w:w="1276" w:type="pct"/>
            <w:tcBorders>
              <w:top w:val="single" w:sz="8" w:space="0" w:color="E1E4E8"/>
              <w:left w:val="nil"/>
              <w:bottom w:val="single" w:sz="8" w:space="0" w:color="E1E4E8"/>
              <w:right w:val="single" w:sz="8" w:space="0" w:color="F6F8FA"/>
            </w:tcBorders>
            <w:vAlign w:val="center"/>
            <w:hideMark/>
          </w:tcPr>
          <w:p w14:paraId="34A1D96D" w14:textId="77777777" w:rsidR="00473174" w:rsidRDefault="00473174" w:rsidP="00473174">
            <w:pPr>
              <w:jc w:val="center"/>
              <w:rPr>
                <w:b/>
                <w:bCs/>
                <w:color w:val="000000"/>
                <w:sz w:val="22"/>
                <w:szCs w:val="22"/>
              </w:rPr>
            </w:pPr>
            <w:r>
              <w:rPr>
                <w:b/>
                <w:bCs/>
                <w:color w:val="000000"/>
                <w:sz w:val="22"/>
                <w:szCs w:val="22"/>
                <w:rtl/>
              </w:rPr>
              <w:t>المكون</w:t>
            </w:r>
          </w:p>
        </w:tc>
        <w:tc>
          <w:tcPr>
            <w:tcW w:w="3724" w:type="pct"/>
            <w:tcBorders>
              <w:top w:val="single" w:sz="8" w:space="0" w:color="E1E4E8"/>
              <w:left w:val="nil"/>
              <w:bottom w:val="single" w:sz="8" w:space="0" w:color="E1E4E8"/>
              <w:right w:val="nil"/>
            </w:tcBorders>
            <w:vAlign w:val="center"/>
            <w:hideMark/>
          </w:tcPr>
          <w:p w14:paraId="401F0543" w14:textId="77777777" w:rsidR="00473174" w:rsidRDefault="00473174" w:rsidP="00473174">
            <w:pPr>
              <w:jc w:val="center"/>
              <w:rPr>
                <w:b/>
                <w:bCs/>
                <w:color w:val="000000"/>
                <w:sz w:val="22"/>
                <w:szCs w:val="22"/>
                <w:rtl/>
              </w:rPr>
            </w:pPr>
            <w:r>
              <w:rPr>
                <w:b/>
                <w:bCs/>
                <w:color w:val="000000"/>
                <w:sz w:val="22"/>
                <w:szCs w:val="22"/>
                <w:rtl/>
              </w:rPr>
              <w:t>الوصف</w:t>
            </w:r>
          </w:p>
        </w:tc>
      </w:tr>
      <w:tr w:rsidR="00473174" w14:paraId="03594AAA" w14:textId="77777777" w:rsidTr="00473174">
        <w:trPr>
          <w:trHeight w:val="20"/>
          <w:jc w:val="center"/>
        </w:trPr>
        <w:tc>
          <w:tcPr>
            <w:tcW w:w="1276" w:type="pct"/>
            <w:tcBorders>
              <w:top w:val="nil"/>
              <w:left w:val="nil"/>
              <w:bottom w:val="single" w:sz="8" w:space="0" w:color="E1E4E8"/>
              <w:right w:val="single" w:sz="8" w:space="0" w:color="F6F8FA"/>
            </w:tcBorders>
            <w:vAlign w:val="center"/>
            <w:hideMark/>
          </w:tcPr>
          <w:p w14:paraId="510C459C" w14:textId="77777777" w:rsidR="00473174" w:rsidRDefault="00473174" w:rsidP="00473174">
            <w:pPr>
              <w:jc w:val="center"/>
              <w:rPr>
                <w:color w:val="000000"/>
                <w:sz w:val="20"/>
                <w:szCs w:val="20"/>
                <w:rtl/>
              </w:rPr>
            </w:pPr>
            <w:r>
              <w:rPr>
                <w:color w:val="000000"/>
                <w:sz w:val="20"/>
                <w:szCs w:val="20"/>
                <w:rtl/>
              </w:rPr>
              <w:t>إدارة القضايا الإلكترونية</w:t>
            </w:r>
          </w:p>
        </w:tc>
        <w:tc>
          <w:tcPr>
            <w:tcW w:w="3724" w:type="pct"/>
            <w:tcBorders>
              <w:top w:val="nil"/>
              <w:left w:val="nil"/>
              <w:bottom w:val="single" w:sz="8" w:space="0" w:color="E1E4E8"/>
              <w:right w:val="nil"/>
            </w:tcBorders>
            <w:vAlign w:val="center"/>
            <w:hideMark/>
          </w:tcPr>
          <w:p w14:paraId="5ED74405" w14:textId="77777777" w:rsidR="00473174" w:rsidRDefault="00473174" w:rsidP="00473174">
            <w:pPr>
              <w:jc w:val="center"/>
              <w:rPr>
                <w:color w:val="000000"/>
                <w:sz w:val="20"/>
                <w:szCs w:val="20"/>
                <w:rtl/>
              </w:rPr>
            </w:pPr>
            <w:r>
              <w:rPr>
                <w:color w:val="000000"/>
                <w:sz w:val="20"/>
                <w:szCs w:val="20"/>
                <w:rtl/>
              </w:rPr>
              <w:t>نظام</w:t>
            </w:r>
            <w:r>
              <w:rPr>
                <w:color w:val="000000"/>
                <w:sz w:val="20"/>
                <w:szCs w:val="20"/>
              </w:rPr>
              <w:t xml:space="preserve"> </w:t>
            </w:r>
            <w:r>
              <w:rPr>
                <w:color w:val="000000"/>
                <w:sz w:val="20"/>
                <w:szCs w:val="20"/>
                <w:rtl/>
              </w:rPr>
              <w:t>متكامل لتسجيل القضايا، تتبع حالتها، وإدارة الجلسات والمواعيد</w:t>
            </w:r>
            <w:r>
              <w:rPr>
                <w:color w:val="000000"/>
                <w:sz w:val="20"/>
                <w:szCs w:val="20"/>
              </w:rPr>
              <w:t>.</w:t>
            </w:r>
          </w:p>
        </w:tc>
      </w:tr>
      <w:tr w:rsidR="00473174" w14:paraId="092277C6" w14:textId="77777777" w:rsidTr="00473174">
        <w:trPr>
          <w:trHeight w:val="20"/>
          <w:jc w:val="center"/>
        </w:trPr>
        <w:tc>
          <w:tcPr>
            <w:tcW w:w="1276" w:type="pct"/>
            <w:tcBorders>
              <w:top w:val="nil"/>
              <w:left w:val="nil"/>
              <w:bottom w:val="single" w:sz="8" w:space="0" w:color="E1E4E8"/>
              <w:right w:val="single" w:sz="8" w:space="0" w:color="F6F8FA"/>
            </w:tcBorders>
            <w:vAlign w:val="center"/>
            <w:hideMark/>
          </w:tcPr>
          <w:p w14:paraId="1391FCE1" w14:textId="77777777" w:rsidR="00473174" w:rsidRDefault="00473174" w:rsidP="00473174">
            <w:pPr>
              <w:jc w:val="center"/>
              <w:rPr>
                <w:color w:val="000000"/>
                <w:sz w:val="20"/>
                <w:szCs w:val="20"/>
                <w:rtl/>
              </w:rPr>
            </w:pPr>
            <w:r>
              <w:rPr>
                <w:color w:val="000000"/>
                <w:sz w:val="20"/>
                <w:szCs w:val="20"/>
                <w:rtl/>
              </w:rPr>
              <w:t>المكتبة القانونية الرقمية</w:t>
            </w:r>
          </w:p>
        </w:tc>
        <w:tc>
          <w:tcPr>
            <w:tcW w:w="3724" w:type="pct"/>
            <w:tcBorders>
              <w:top w:val="nil"/>
              <w:left w:val="nil"/>
              <w:bottom w:val="single" w:sz="8" w:space="0" w:color="E1E4E8"/>
              <w:right w:val="nil"/>
            </w:tcBorders>
            <w:vAlign w:val="center"/>
            <w:hideMark/>
          </w:tcPr>
          <w:p w14:paraId="629F0227" w14:textId="77777777" w:rsidR="00473174" w:rsidRDefault="00473174" w:rsidP="00473174">
            <w:pPr>
              <w:jc w:val="center"/>
              <w:rPr>
                <w:color w:val="000000"/>
                <w:sz w:val="20"/>
                <w:szCs w:val="20"/>
                <w:rtl/>
              </w:rPr>
            </w:pPr>
            <w:r>
              <w:rPr>
                <w:color w:val="000000"/>
                <w:sz w:val="20"/>
                <w:szCs w:val="20"/>
                <w:rtl/>
              </w:rPr>
              <w:t>مستودع</w:t>
            </w:r>
            <w:r>
              <w:rPr>
                <w:color w:val="000000"/>
                <w:sz w:val="20"/>
                <w:szCs w:val="20"/>
              </w:rPr>
              <w:t xml:space="preserve"> </w:t>
            </w:r>
            <w:r>
              <w:rPr>
                <w:color w:val="000000"/>
                <w:sz w:val="20"/>
                <w:szCs w:val="20"/>
                <w:rtl/>
              </w:rPr>
              <w:t>إلكتروني للقوانين، اللوائح، السوابق القضائية، والنماذج القانونية</w:t>
            </w:r>
            <w:r>
              <w:rPr>
                <w:color w:val="000000"/>
                <w:sz w:val="20"/>
                <w:szCs w:val="20"/>
              </w:rPr>
              <w:t>.</w:t>
            </w:r>
          </w:p>
        </w:tc>
      </w:tr>
      <w:tr w:rsidR="00473174" w14:paraId="0BAE177A" w14:textId="77777777" w:rsidTr="00473174">
        <w:trPr>
          <w:trHeight w:val="20"/>
          <w:jc w:val="center"/>
        </w:trPr>
        <w:tc>
          <w:tcPr>
            <w:tcW w:w="1276" w:type="pct"/>
            <w:tcBorders>
              <w:top w:val="nil"/>
              <w:left w:val="nil"/>
              <w:bottom w:val="single" w:sz="8" w:space="0" w:color="E1E4E8"/>
              <w:right w:val="single" w:sz="8" w:space="0" w:color="F6F8FA"/>
            </w:tcBorders>
            <w:vAlign w:val="center"/>
            <w:hideMark/>
          </w:tcPr>
          <w:p w14:paraId="0A59A619" w14:textId="77777777" w:rsidR="00473174" w:rsidRDefault="00473174" w:rsidP="00473174">
            <w:pPr>
              <w:jc w:val="center"/>
              <w:rPr>
                <w:color w:val="000000"/>
                <w:sz w:val="20"/>
                <w:szCs w:val="20"/>
                <w:rtl/>
              </w:rPr>
            </w:pPr>
            <w:r>
              <w:rPr>
                <w:color w:val="000000"/>
                <w:sz w:val="20"/>
                <w:szCs w:val="20"/>
                <w:rtl/>
              </w:rPr>
              <w:t>التقاضي عن بعد</w:t>
            </w:r>
          </w:p>
        </w:tc>
        <w:tc>
          <w:tcPr>
            <w:tcW w:w="3724" w:type="pct"/>
            <w:tcBorders>
              <w:top w:val="nil"/>
              <w:left w:val="nil"/>
              <w:bottom w:val="single" w:sz="8" w:space="0" w:color="E1E4E8"/>
              <w:right w:val="nil"/>
            </w:tcBorders>
            <w:vAlign w:val="center"/>
            <w:hideMark/>
          </w:tcPr>
          <w:p w14:paraId="2C45C548" w14:textId="77777777" w:rsidR="00473174" w:rsidRDefault="00473174" w:rsidP="00473174">
            <w:pPr>
              <w:jc w:val="center"/>
              <w:rPr>
                <w:color w:val="000000"/>
                <w:sz w:val="20"/>
                <w:szCs w:val="20"/>
                <w:rtl/>
              </w:rPr>
            </w:pPr>
            <w:r>
              <w:rPr>
                <w:color w:val="000000"/>
                <w:sz w:val="20"/>
                <w:szCs w:val="20"/>
                <w:rtl/>
              </w:rPr>
              <w:t>إمكانية</w:t>
            </w:r>
            <w:r>
              <w:rPr>
                <w:color w:val="000000"/>
                <w:sz w:val="20"/>
                <w:szCs w:val="20"/>
              </w:rPr>
              <w:t xml:space="preserve"> </w:t>
            </w:r>
            <w:r>
              <w:rPr>
                <w:color w:val="000000"/>
                <w:sz w:val="20"/>
                <w:szCs w:val="20"/>
                <w:rtl/>
              </w:rPr>
              <w:t>عقد الجلسات وتقديم المرافع ات عبر الإنترنت</w:t>
            </w:r>
            <w:r>
              <w:rPr>
                <w:color w:val="000000"/>
                <w:sz w:val="20"/>
                <w:szCs w:val="20"/>
              </w:rPr>
              <w:t>.</w:t>
            </w:r>
          </w:p>
        </w:tc>
      </w:tr>
      <w:tr w:rsidR="00473174" w14:paraId="38B50CB1" w14:textId="77777777" w:rsidTr="00473174">
        <w:trPr>
          <w:trHeight w:val="20"/>
          <w:jc w:val="center"/>
        </w:trPr>
        <w:tc>
          <w:tcPr>
            <w:tcW w:w="1276" w:type="pct"/>
            <w:tcBorders>
              <w:top w:val="nil"/>
              <w:left w:val="nil"/>
              <w:bottom w:val="single" w:sz="8" w:space="0" w:color="E1E4E8"/>
              <w:right w:val="single" w:sz="8" w:space="0" w:color="F6F8FA"/>
            </w:tcBorders>
            <w:vAlign w:val="center"/>
            <w:hideMark/>
          </w:tcPr>
          <w:p w14:paraId="30C75F44" w14:textId="77777777" w:rsidR="00473174" w:rsidRDefault="00473174" w:rsidP="00473174">
            <w:pPr>
              <w:jc w:val="center"/>
              <w:rPr>
                <w:color w:val="000000"/>
                <w:sz w:val="20"/>
                <w:szCs w:val="20"/>
                <w:rtl/>
              </w:rPr>
            </w:pPr>
            <w:r>
              <w:rPr>
                <w:color w:val="000000"/>
                <w:sz w:val="20"/>
                <w:szCs w:val="20"/>
                <w:rtl/>
              </w:rPr>
              <w:t>التوقيع الإلكتروني</w:t>
            </w:r>
          </w:p>
        </w:tc>
        <w:tc>
          <w:tcPr>
            <w:tcW w:w="3724" w:type="pct"/>
            <w:tcBorders>
              <w:top w:val="nil"/>
              <w:left w:val="nil"/>
              <w:bottom w:val="single" w:sz="8" w:space="0" w:color="E1E4E8"/>
              <w:right w:val="nil"/>
            </w:tcBorders>
            <w:vAlign w:val="center"/>
            <w:hideMark/>
          </w:tcPr>
          <w:p w14:paraId="6B9E732A" w14:textId="77777777" w:rsidR="00473174" w:rsidRDefault="00473174" w:rsidP="00473174">
            <w:pPr>
              <w:jc w:val="center"/>
              <w:rPr>
                <w:color w:val="000000"/>
                <w:sz w:val="20"/>
                <w:szCs w:val="20"/>
                <w:rtl/>
              </w:rPr>
            </w:pPr>
            <w:r>
              <w:rPr>
                <w:color w:val="000000"/>
                <w:sz w:val="20"/>
                <w:szCs w:val="20"/>
                <w:rtl/>
              </w:rPr>
              <w:t>استخدام</w:t>
            </w:r>
            <w:r>
              <w:rPr>
                <w:color w:val="000000"/>
                <w:sz w:val="20"/>
                <w:szCs w:val="20"/>
              </w:rPr>
              <w:t xml:space="preserve"> </w:t>
            </w:r>
            <w:r>
              <w:rPr>
                <w:color w:val="000000"/>
                <w:sz w:val="20"/>
                <w:szCs w:val="20"/>
                <w:rtl/>
              </w:rPr>
              <w:t>التوقيعات الرقمية لضمان صحة وسلامة المستندات القانونية</w:t>
            </w:r>
            <w:r>
              <w:rPr>
                <w:color w:val="000000"/>
                <w:sz w:val="20"/>
                <w:szCs w:val="20"/>
              </w:rPr>
              <w:t>.</w:t>
            </w:r>
          </w:p>
        </w:tc>
      </w:tr>
      <w:tr w:rsidR="00473174" w14:paraId="05FD7C14" w14:textId="77777777" w:rsidTr="00473174">
        <w:trPr>
          <w:trHeight w:val="20"/>
          <w:jc w:val="center"/>
        </w:trPr>
        <w:tc>
          <w:tcPr>
            <w:tcW w:w="1276" w:type="pct"/>
            <w:tcBorders>
              <w:top w:val="nil"/>
              <w:left w:val="nil"/>
              <w:bottom w:val="single" w:sz="8" w:space="0" w:color="E1E4E8"/>
              <w:right w:val="single" w:sz="8" w:space="0" w:color="F6F8FA"/>
            </w:tcBorders>
            <w:vAlign w:val="center"/>
            <w:hideMark/>
          </w:tcPr>
          <w:p w14:paraId="14B4B4A6" w14:textId="77777777" w:rsidR="00473174" w:rsidRDefault="00473174" w:rsidP="00473174">
            <w:pPr>
              <w:jc w:val="center"/>
              <w:rPr>
                <w:color w:val="000000"/>
                <w:sz w:val="20"/>
                <w:szCs w:val="20"/>
                <w:rtl/>
              </w:rPr>
            </w:pPr>
            <w:r>
              <w:rPr>
                <w:color w:val="000000"/>
                <w:sz w:val="20"/>
                <w:szCs w:val="20"/>
                <w:rtl/>
              </w:rPr>
              <w:t>الأرشفة الإلكترونية</w:t>
            </w:r>
          </w:p>
        </w:tc>
        <w:tc>
          <w:tcPr>
            <w:tcW w:w="3724" w:type="pct"/>
            <w:tcBorders>
              <w:top w:val="nil"/>
              <w:left w:val="nil"/>
              <w:bottom w:val="single" w:sz="8" w:space="0" w:color="E1E4E8"/>
              <w:right w:val="nil"/>
            </w:tcBorders>
            <w:vAlign w:val="center"/>
            <w:hideMark/>
          </w:tcPr>
          <w:p w14:paraId="73830FAE" w14:textId="77777777" w:rsidR="00473174" w:rsidRDefault="00473174" w:rsidP="00473174">
            <w:pPr>
              <w:jc w:val="center"/>
              <w:rPr>
                <w:color w:val="000000"/>
                <w:sz w:val="20"/>
                <w:szCs w:val="20"/>
                <w:rtl/>
              </w:rPr>
            </w:pPr>
            <w:r>
              <w:rPr>
                <w:color w:val="000000"/>
                <w:sz w:val="20"/>
                <w:szCs w:val="20"/>
                <w:rtl/>
              </w:rPr>
              <w:t>تحويل</w:t>
            </w:r>
            <w:r>
              <w:rPr>
                <w:color w:val="000000"/>
                <w:sz w:val="20"/>
                <w:szCs w:val="20"/>
              </w:rPr>
              <w:t xml:space="preserve"> </w:t>
            </w:r>
            <w:r>
              <w:rPr>
                <w:color w:val="000000"/>
                <w:sz w:val="20"/>
                <w:szCs w:val="20"/>
                <w:rtl/>
              </w:rPr>
              <w:t>الوثائق الورقية إلى صيغ رقمية وتخزينها بشكل آمن ومنظم</w:t>
            </w:r>
            <w:r>
              <w:rPr>
                <w:color w:val="000000"/>
                <w:sz w:val="20"/>
                <w:szCs w:val="20"/>
              </w:rPr>
              <w:t>.</w:t>
            </w:r>
          </w:p>
        </w:tc>
      </w:tr>
      <w:tr w:rsidR="00473174" w14:paraId="6DA4D994" w14:textId="77777777" w:rsidTr="00473174">
        <w:trPr>
          <w:trHeight w:val="20"/>
          <w:jc w:val="center"/>
        </w:trPr>
        <w:tc>
          <w:tcPr>
            <w:tcW w:w="1276" w:type="pct"/>
            <w:tcBorders>
              <w:top w:val="nil"/>
              <w:left w:val="nil"/>
              <w:bottom w:val="single" w:sz="8" w:space="0" w:color="E1E4E8"/>
              <w:right w:val="single" w:sz="8" w:space="0" w:color="F6F8FA"/>
            </w:tcBorders>
            <w:vAlign w:val="center"/>
            <w:hideMark/>
          </w:tcPr>
          <w:p w14:paraId="688DB419" w14:textId="77777777" w:rsidR="00473174" w:rsidRDefault="00473174" w:rsidP="00473174">
            <w:pPr>
              <w:jc w:val="center"/>
              <w:rPr>
                <w:color w:val="000000"/>
                <w:sz w:val="20"/>
                <w:szCs w:val="20"/>
                <w:rtl/>
              </w:rPr>
            </w:pPr>
            <w:r>
              <w:rPr>
                <w:color w:val="000000"/>
                <w:sz w:val="20"/>
                <w:szCs w:val="20"/>
                <w:rtl/>
              </w:rPr>
              <w:t>خدمات الاستعلام</w:t>
            </w:r>
          </w:p>
        </w:tc>
        <w:tc>
          <w:tcPr>
            <w:tcW w:w="3724" w:type="pct"/>
            <w:tcBorders>
              <w:top w:val="nil"/>
              <w:left w:val="nil"/>
              <w:bottom w:val="single" w:sz="8" w:space="0" w:color="E1E4E8"/>
              <w:right w:val="nil"/>
            </w:tcBorders>
            <w:vAlign w:val="center"/>
            <w:hideMark/>
          </w:tcPr>
          <w:p w14:paraId="1F432310" w14:textId="77777777" w:rsidR="00473174" w:rsidRDefault="00473174" w:rsidP="00473174">
            <w:pPr>
              <w:jc w:val="center"/>
              <w:rPr>
                <w:color w:val="000000"/>
                <w:sz w:val="20"/>
                <w:szCs w:val="20"/>
                <w:rtl/>
              </w:rPr>
            </w:pPr>
            <w:r>
              <w:rPr>
                <w:color w:val="000000"/>
                <w:sz w:val="20"/>
                <w:szCs w:val="20"/>
                <w:rtl/>
              </w:rPr>
              <w:t>توفير</w:t>
            </w:r>
            <w:r>
              <w:rPr>
                <w:color w:val="000000"/>
                <w:sz w:val="20"/>
                <w:szCs w:val="20"/>
              </w:rPr>
              <w:t xml:space="preserve"> </w:t>
            </w:r>
            <w:r>
              <w:rPr>
                <w:color w:val="000000"/>
                <w:sz w:val="20"/>
                <w:szCs w:val="20"/>
                <w:rtl/>
              </w:rPr>
              <w:t>واجهات للمواطنين والمحامين للاستعلام عن القضايا والخدمات القانونية</w:t>
            </w:r>
            <w:r>
              <w:rPr>
                <w:color w:val="000000"/>
                <w:sz w:val="20"/>
                <w:szCs w:val="20"/>
              </w:rPr>
              <w:t>.</w:t>
            </w:r>
          </w:p>
        </w:tc>
      </w:tr>
    </w:tbl>
    <w:p w14:paraId="2F03C8C6" w14:textId="77777777" w:rsidR="00473174" w:rsidRPr="00473174" w:rsidRDefault="00473174" w:rsidP="00473174">
      <w:pPr>
        <w:rPr>
          <w:rFonts w:asciiTheme="minorBidi" w:hAnsiTheme="minorBidi"/>
          <w:color w:val="000000" w:themeColor="text1"/>
          <w:sz w:val="22"/>
          <w:szCs w:val="22"/>
          <w:rtl/>
        </w:rPr>
      </w:pPr>
    </w:p>
    <w:p w14:paraId="3F3A2C0C" w14:textId="470C44D7" w:rsidR="00473174" w:rsidRPr="00473174" w:rsidRDefault="00473174" w:rsidP="00473174">
      <w:pPr>
        <w:ind w:left="720"/>
        <w:rPr>
          <w:rFonts w:asciiTheme="minorBidi" w:hAnsiTheme="minorBidi"/>
          <w:color w:val="000000" w:themeColor="text1"/>
          <w:sz w:val="22"/>
          <w:szCs w:val="22"/>
          <w:rtl/>
        </w:rPr>
      </w:pPr>
      <w:r w:rsidRPr="00473174">
        <w:rPr>
          <w:rFonts w:asciiTheme="minorBidi" w:hAnsiTheme="minorBidi"/>
          <w:color w:val="000000" w:themeColor="text1"/>
          <w:sz w:val="22"/>
          <w:szCs w:val="22"/>
        </w:rPr>
        <w:t xml:space="preserve">2.1.2 </w:t>
      </w:r>
      <w:r w:rsidRPr="00473174">
        <w:rPr>
          <w:rFonts w:asciiTheme="minorBidi" w:hAnsiTheme="minorBidi" w:cs="Arial"/>
          <w:color w:val="000000" w:themeColor="text1"/>
          <w:sz w:val="22"/>
          <w:szCs w:val="22"/>
          <w:rtl/>
        </w:rPr>
        <w:t>دور الذكاء الاصطناعي في المجال القانوني</w:t>
      </w:r>
      <w:r>
        <w:rPr>
          <w:rFonts w:asciiTheme="minorBidi" w:hAnsiTheme="minorBidi" w:cs="Arial" w:hint="cs"/>
          <w:color w:val="000000" w:themeColor="text1"/>
          <w:sz w:val="22"/>
          <w:szCs w:val="22"/>
          <w:rtl/>
        </w:rPr>
        <w:t>:</w:t>
      </w:r>
    </w:p>
    <w:p w14:paraId="04F46A11" w14:textId="3684F810" w:rsidR="00473174" w:rsidRPr="00473174" w:rsidRDefault="00473174" w:rsidP="00473174">
      <w:pPr>
        <w:ind w:left="720"/>
        <w:rPr>
          <w:rFonts w:asciiTheme="minorBidi" w:hAnsiTheme="minorBidi"/>
          <w:color w:val="000000" w:themeColor="text1"/>
          <w:sz w:val="22"/>
          <w:szCs w:val="22"/>
          <w:rtl/>
        </w:rPr>
      </w:pPr>
      <w:r w:rsidRPr="00473174">
        <w:rPr>
          <w:rFonts w:asciiTheme="minorBidi" w:hAnsiTheme="minorBidi" w:cs="Arial"/>
          <w:color w:val="000000" w:themeColor="text1"/>
          <w:sz w:val="22"/>
          <w:szCs w:val="22"/>
          <w:rtl/>
        </w:rPr>
        <w:t>يُعد الذكاء الاصطناعي</w:t>
      </w:r>
      <w:r w:rsidRPr="00473174">
        <w:rPr>
          <w:rFonts w:asciiTheme="minorBidi" w:hAnsiTheme="minorBidi"/>
          <w:color w:val="000000" w:themeColor="text1"/>
          <w:sz w:val="22"/>
          <w:szCs w:val="22"/>
        </w:rPr>
        <w:t xml:space="preserve"> (AI) </w:t>
      </w:r>
      <w:r w:rsidRPr="00473174">
        <w:rPr>
          <w:rFonts w:asciiTheme="minorBidi" w:hAnsiTheme="minorBidi" w:cs="Arial"/>
          <w:color w:val="000000" w:themeColor="text1"/>
          <w:sz w:val="22"/>
          <w:szCs w:val="22"/>
          <w:rtl/>
        </w:rPr>
        <w:t>عنصرًا محوريًا في عملية التحول الرقمي في المجال القانوني، إذ تتيح الأدوات الذكية إمكانيات متقدمة للبحث القانوني بلغة طبيعية، وتحليل السوابق القضائية، وتقديم توصيات قانونية دقيقة [7]. في مشروع</w:t>
      </w:r>
      <w:r w:rsidRPr="00473174">
        <w:rPr>
          <w:rFonts w:asciiTheme="minorBidi" w:hAnsiTheme="minorBidi"/>
          <w:color w:val="000000" w:themeColor="text1"/>
          <w:sz w:val="22"/>
          <w:szCs w:val="22"/>
        </w:rPr>
        <w:t xml:space="preserve"> Smart Judi</w:t>
      </w:r>
      <w:r w:rsidRPr="00473174">
        <w:rPr>
          <w:rFonts w:asciiTheme="minorBidi" w:hAnsiTheme="minorBidi" w:cs="Arial"/>
          <w:color w:val="000000" w:themeColor="text1"/>
          <w:sz w:val="22"/>
          <w:szCs w:val="22"/>
          <w:rtl/>
        </w:rPr>
        <w:t>، يتم الاستفادة من الذكاء الاصطناعي بشكل خاص في المساعد الذكي ومحرك تحليل القضايا</w:t>
      </w:r>
      <w:r w:rsidRPr="00473174">
        <w:rPr>
          <w:rFonts w:asciiTheme="minorBidi" w:hAnsiTheme="minorBidi"/>
          <w:color w:val="000000" w:themeColor="text1"/>
          <w:sz w:val="22"/>
          <w:szCs w:val="22"/>
        </w:rPr>
        <w:t>.</w:t>
      </w:r>
    </w:p>
    <w:p w14:paraId="21EA960C" w14:textId="3CB9D588" w:rsidR="00473174" w:rsidRPr="00473174" w:rsidRDefault="00473174" w:rsidP="00473174">
      <w:pPr>
        <w:ind w:left="720"/>
        <w:rPr>
          <w:rFonts w:asciiTheme="minorBidi" w:hAnsiTheme="minorBidi"/>
          <w:color w:val="000000" w:themeColor="text1"/>
          <w:sz w:val="22"/>
          <w:szCs w:val="22"/>
          <w:rtl/>
        </w:rPr>
      </w:pPr>
      <w:r w:rsidRPr="00473174">
        <w:rPr>
          <w:rFonts w:asciiTheme="minorBidi" w:hAnsiTheme="minorBidi" w:cs="Arial"/>
          <w:color w:val="000000" w:themeColor="text1"/>
          <w:sz w:val="22"/>
          <w:szCs w:val="22"/>
          <w:rtl/>
        </w:rPr>
        <w:t>تقنية الاسترجاع المعزز بالتوليد</w:t>
      </w:r>
      <w:r w:rsidRPr="00473174">
        <w:rPr>
          <w:rFonts w:asciiTheme="minorBidi" w:hAnsiTheme="minorBidi"/>
          <w:color w:val="000000" w:themeColor="text1"/>
          <w:sz w:val="22"/>
          <w:szCs w:val="22"/>
        </w:rPr>
        <w:t xml:space="preserve"> (Retrieval-Augmented Generation - RAG): </w:t>
      </w:r>
      <w:r w:rsidRPr="00473174">
        <w:rPr>
          <w:rFonts w:asciiTheme="minorBidi" w:hAnsiTheme="minorBidi" w:cs="Arial"/>
          <w:color w:val="000000" w:themeColor="text1"/>
          <w:sz w:val="22"/>
          <w:szCs w:val="22"/>
          <w:rtl/>
        </w:rPr>
        <w:t>تُعد تقنية</w:t>
      </w:r>
      <w:r w:rsidRPr="00473174">
        <w:rPr>
          <w:rFonts w:asciiTheme="minorBidi" w:hAnsiTheme="minorBidi"/>
          <w:color w:val="000000" w:themeColor="text1"/>
          <w:sz w:val="22"/>
          <w:szCs w:val="22"/>
        </w:rPr>
        <w:t xml:space="preserve"> RAG </w:t>
      </w:r>
      <w:r w:rsidRPr="00473174">
        <w:rPr>
          <w:rFonts w:asciiTheme="minorBidi" w:hAnsiTheme="minorBidi" w:cs="Arial"/>
          <w:color w:val="000000" w:themeColor="text1"/>
          <w:sz w:val="22"/>
          <w:szCs w:val="22"/>
          <w:rtl/>
        </w:rPr>
        <w:t>حلاً فعالاً لتعزيز قدرات النماذج اللغوية الكبيرة</w:t>
      </w:r>
      <w:r w:rsidRPr="00473174">
        <w:rPr>
          <w:rFonts w:asciiTheme="minorBidi" w:hAnsiTheme="minorBidi"/>
          <w:color w:val="000000" w:themeColor="text1"/>
          <w:sz w:val="22"/>
          <w:szCs w:val="22"/>
        </w:rPr>
        <w:t xml:space="preserve"> (LLMs) </w:t>
      </w:r>
      <w:r w:rsidRPr="00473174">
        <w:rPr>
          <w:rFonts w:asciiTheme="minorBidi" w:hAnsiTheme="minorBidi" w:cs="Arial"/>
          <w:color w:val="000000" w:themeColor="text1"/>
          <w:sz w:val="22"/>
          <w:szCs w:val="22"/>
          <w:rtl/>
        </w:rPr>
        <w:t>في المجال القانوني. بدلاً من الاعتماد فقط على المعرفة المضمنة في النموذج، يقوم نظام</w:t>
      </w:r>
      <w:r w:rsidRPr="00473174">
        <w:rPr>
          <w:rFonts w:asciiTheme="minorBidi" w:hAnsiTheme="minorBidi"/>
          <w:color w:val="000000" w:themeColor="text1"/>
          <w:sz w:val="22"/>
          <w:szCs w:val="22"/>
        </w:rPr>
        <w:t xml:space="preserve"> RAG </w:t>
      </w:r>
      <w:r w:rsidRPr="00473174">
        <w:rPr>
          <w:rFonts w:asciiTheme="minorBidi" w:hAnsiTheme="minorBidi" w:cs="Arial"/>
          <w:color w:val="000000" w:themeColor="text1"/>
          <w:sz w:val="22"/>
          <w:szCs w:val="22"/>
          <w:rtl/>
        </w:rPr>
        <w:t>بجلب البيانات الواقعية من مستودع معرفة خارجي</w:t>
      </w:r>
      <w:r w:rsidRPr="00473174">
        <w:rPr>
          <w:rFonts w:asciiTheme="minorBidi" w:hAnsiTheme="minorBidi"/>
          <w:color w:val="000000" w:themeColor="text1"/>
          <w:sz w:val="22"/>
          <w:szCs w:val="22"/>
        </w:rPr>
        <w:t xml:space="preserve"> (</w:t>
      </w:r>
      <w:r w:rsidRPr="00473174">
        <w:rPr>
          <w:rFonts w:asciiTheme="minorBidi" w:hAnsiTheme="minorBidi" w:cs="Arial"/>
          <w:color w:val="000000" w:themeColor="text1"/>
          <w:sz w:val="22"/>
          <w:szCs w:val="22"/>
          <w:rtl/>
        </w:rPr>
        <w:t>مثل المكتبة القانونية في</w:t>
      </w:r>
      <w:r w:rsidRPr="00473174">
        <w:rPr>
          <w:rFonts w:asciiTheme="minorBidi" w:hAnsiTheme="minorBidi"/>
          <w:color w:val="000000" w:themeColor="text1"/>
          <w:sz w:val="22"/>
          <w:szCs w:val="22"/>
        </w:rPr>
        <w:t xml:space="preserve"> Smart Judi) </w:t>
      </w:r>
      <w:r w:rsidRPr="00473174">
        <w:rPr>
          <w:rFonts w:asciiTheme="minorBidi" w:hAnsiTheme="minorBidi" w:cs="Arial"/>
          <w:color w:val="000000" w:themeColor="text1"/>
          <w:sz w:val="22"/>
          <w:szCs w:val="22"/>
          <w:rtl/>
        </w:rPr>
        <w:t>في الوقت الفعلي لإنتاج مخرجات أكثر واقعية وموثوقية [8</w:t>
      </w:r>
      <w:r w:rsidRPr="00473174">
        <w:rPr>
          <w:rFonts w:asciiTheme="minorBidi" w:hAnsiTheme="minorBidi"/>
          <w:color w:val="000000" w:themeColor="text1"/>
          <w:sz w:val="22"/>
          <w:szCs w:val="22"/>
        </w:rPr>
        <w:t>] [9].</w:t>
      </w:r>
    </w:p>
    <w:p w14:paraId="522D4CEE" w14:textId="40418BB0" w:rsidR="00473174" w:rsidRPr="00473174" w:rsidRDefault="00473174" w:rsidP="00473174">
      <w:pPr>
        <w:ind w:left="720"/>
        <w:rPr>
          <w:rFonts w:asciiTheme="minorBidi" w:hAnsiTheme="minorBidi"/>
          <w:color w:val="000000" w:themeColor="text1"/>
          <w:sz w:val="22"/>
          <w:szCs w:val="22"/>
          <w:rtl/>
        </w:rPr>
      </w:pPr>
      <w:r w:rsidRPr="00473174">
        <w:rPr>
          <w:rFonts w:asciiTheme="minorBidi" w:hAnsiTheme="minorBidi" w:cs="Arial"/>
          <w:color w:val="000000" w:themeColor="text1"/>
          <w:sz w:val="22"/>
          <w:szCs w:val="22"/>
          <w:rtl/>
        </w:rPr>
        <w:t>في السياق القانوني، يمكن لمساعد قانوني مدعوم بتقنية</w:t>
      </w:r>
      <w:r w:rsidRPr="00473174">
        <w:rPr>
          <w:rFonts w:asciiTheme="minorBidi" w:hAnsiTheme="minorBidi"/>
          <w:color w:val="000000" w:themeColor="text1"/>
          <w:sz w:val="22"/>
          <w:szCs w:val="22"/>
        </w:rPr>
        <w:t xml:space="preserve"> RAG </w:t>
      </w:r>
      <w:r w:rsidRPr="00473174">
        <w:rPr>
          <w:rFonts w:asciiTheme="minorBidi" w:hAnsiTheme="minorBidi" w:cs="Arial"/>
          <w:color w:val="000000" w:themeColor="text1"/>
          <w:sz w:val="22"/>
          <w:szCs w:val="22"/>
          <w:rtl/>
        </w:rPr>
        <w:t>استخدام قاعدة معارفه لاسترجاع السوابق القضائية، النصوص القانونية، والمقالات ذات الصلة بالإجابة على استفسارات المستخدمين أو تحليل القضايا. هذا يضمن أن تكون الإجابات دقيقة، محدثة، ومستندة إلى مصادر قانونية موثوقة، مما يقلل من احتمالية توليد معلومات غير صحيحة أو غير ذات صلة</w:t>
      </w:r>
      <w:r w:rsidRPr="00473174">
        <w:rPr>
          <w:rFonts w:asciiTheme="minorBidi" w:hAnsiTheme="minorBidi"/>
          <w:color w:val="000000" w:themeColor="text1"/>
          <w:sz w:val="22"/>
          <w:szCs w:val="22"/>
        </w:rPr>
        <w:t xml:space="preserve"> [10].</w:t>
      </w:r>
    </w:p>
    <w:p w14:paraId="2EED3056" w14:textId="2D98AB24" w:rsidR="00473174" w:rsidRPr="00473174" w:rsidRDefault="00473174" w:rsidP="00473174">
      <w:pPr>
        <w:ind w:left="720"/>
        <w:rPr>
          <w:rFonts w:asciiTheme="minorBidi" w:hAnsiTheme="minorBidi"/>
          <w:b/>
          <w:bCs/>
          <w:color w:val="4472C4" w:themeColor="accent1"/>
          <w:sz w:val="28"/>
          <w:szCs w:val="28"/>
          <w:rtl/>
        </w:rPr>
      </w:pPr>
      <w:r w:rsidRPr="00473174">
        <w:rPr>
          <w:rFonts w:asciiTheme="minorBidi" w:hAnsiTheme="minorBidi"/>
          <w:b/>
          <w:bCs/>
          <w:color w:val="4472C4" w:themeColor="accent1"/>
          <w:sz w:val="28"/>
          <w:szCs w:val="28"/>
        </w:rPr>
        <w:t xml:space="preserve">2.2 </w:t>
      </w:r>
      <w:r w:rsidRPr="00473174">
        <w:rPr>
          <w:rFonts w:asciiTheme="minorBidi" w:hAnsiTheme="minorBidi" w:cs="Arial"/>
          <w:b/>
          <w:bCs/>
          <w:color w:val="4472C4" w:themeColor="accent1"/>
          <w:sz w:val="28"/>
          <w:szCs w:val="28"/>
          <w:rtl/>
        </w:rPr>
        <w:t>الدراسات السابقة</w:t>
      </w:r>
      <w:r w:rsidRPr="00473174">
        <w:rPr>
          <w:rFonts w:asciiTheme="minorBidi" w:hAnsiTheme="minorBidi" w:cs="Arial" w:hint="cs"/>
          <w:b/>
          <w:bCs/>
          <w:color w:val="4472C4" w:themeColor="accent1"/>
          <w:sz w:val="28"/>
          <w:szCs w:val="28"/>
          <w:rtl/>
        </w:rPr>
        <w:t>:</w:t>
      </w:r>
    </w:p>
    <w:p w14:paraId="5C641FF8" w14:textId="77777777" w:rsidR="00473174" w:rsidRPr="00473174" w:rsidRDefault="00473174" w:rsidP="00473174">
      <w:pPr>
        <w:ind w:left="720"/>
        <w:rPr>
          <w:rFonts w:asciiTheme="minorBidi" w:hAnsiTheme="minorBidi"/>
          <w:color w:val="000000" w:themeColor="text1"/>
          <w:sz w:val="22"/>
          <w:szCs w:val="22"/>
          <w:rtl/>
        </w:rPr>
      </w:pPr>
      <w:r w:rsidRPr="00473174">
        <w:rPr>
          <w:rFonts w:asciiTheme="minorBidi" w:hAnsiTheme="minorBidi"/>
          <w:color w:val="000000" w:themeColor="text1"/>
          <w:sz w:val="22"/>
          <w:szCs w:val="22"/>
        </w:rPr>
        <w:t xml:space="preserve">2.2.1 </w:t>
      </w:r>
      <w:r w:rsidRPr="00473174">
        <w:rPr>
          <w:rFonts w:asciiTheme="minorBidi" w:hAnsiTheme="minorBidi" w:cs="Arial"/>
          <w:color w:val="000000" w:themeColor="text1"/>
          <w:sz w:val="22"/>
          <w:szCs w:val="22"/>
          <w:rtl/>
        </w:rPr>
        <w:t>دراسات حول تبني المنصات الإلكترونية في القضاء اليمني</w:t>
      </w:r>
    </w:p>
    <w:p w14:paraId="082B46F0" w14:textId="785C4204" w:rsidR="00473174" w:rsidRPr="00473174" w:rsidRDefault="00473174" w:rsidP="00473174">
      <w:pPr>
        <w:ind w:left="720"/>
        <w:rPr>
          <w:rFonts w:asciiTheme="minorBidi" w:hAnsiTheme="minorBidi"/>
          <w:color w:val="000000" w:themeColor="text1"/>
          <w:sz w:val="22"/>
          <w:szCs w:val="22"/>
          <w:rtl/>
        </w:rPr>
      </w:pPr>
      <w:r w:rsidRPr="00473174">
        <w:rPr>
          <w:rFonts w:asciiTheme="minorBidi" w:hAnsiTheme="minorBidi" w:cs="Arial"/>
          <w:color w:val="000000" w:themeColor="text1"/>
          <w:sz w:val="22"/>
          <w:szCs w:val="22"/>
          <w:rtl/>
        </w:rPr>
        <w:t>لا توجد حتى الآن دراسات أكاديمية منشورة بشكل واسع حول المنصات القضائية الرقمية في اليمن. ومع ذلك، تشير التقارير الإعلامية والمبادرات الحكومية إلى توجه متزايد نحو تطبيق خدمات التقاضي الإلكتروني. على سبيل المثال، أعلنت وزارة العدل اليمنية عن إطلاق خدمة الرابط الإلكتروني لتسجيل الدعاوى، مما يمثل سابقة مهمة يمكن البناء عليها في مشاريع تطوير مستقبلية، كمنصة القضاء الذكية المقترحة في هذا المشروع [2] [3] [4] [5</w:t>
      </w:r>
      <w:r w:rsidRPr="00473174">
        <w:rPr>
          <w:rFonts w:asciiTheme="minorBidi" w:hAnsiTheme="minorBidi"/>
          <w:color w:val="000000" w:themeColor="text1"/>
          <w:sz w:val="22"/>
          <w:szCs w:val="22"/>
        </w:rPr>
        <w:t xml:space="preserve"> [6]</w:t>
      </w:r>
      <w:r>
        <w:rPr>
          <w:rFonts w:asciiTheme="minorBidi" w:hAnsiTheme="minorBidi"/>
          <w:color w:val="000000" w:themeColor="text1"/>
          <w:sz w:val="22"/>
          <w:szCs w:val="22"/>
        </w:rPr>
        <w:t xml:space="preserve"> [</w:t>
      </w:r>
    </w:p>
    <w:p w14:paraId="4A7EB187" w14:textId="77777777" w:rsidR="00473174" w:rsidRPr="00473174" w:rsidRDefault="00473174" w:rsidP="00473174">
      <w:pPr>
        <w:rPr>
          <w:rFonts w:asciiTheme="minorBidi" w:hAnsiTheme="minorBidi"/>
          <w:color w:val="000000" w:themeColor="text1"/>
          <w:sz w:val="22"/>
          <w:szCs w:val="22"/>
          <w:rtl/>
        </w:rPr>
      </w:pPr>
      <w:r w:rsidRPr="00473174">
        <w:rPr>
          <w:rFonts w:asciiTheme="minorBidi" w:hAnsiTheme="minorBidi" w:cs="Arial"/>
          <w:color w:val="000000" w:themeColor="text1"/>
          <w:sz w:val="22"/>
          <w:szCs w:val="22"/>
          <w:rtl/>
        </w:rPr>
        <w:t>تعكس هذه الخطوات توجه السلطات نحو تبني أنظمة رقمية لإدارة القضايا والإعلانات القضائية، وتهدف إلى تبسيط وتيسير الإجراءات القضائية والإدارية والمالية</w:t>
      </w:r>
      <w:r w:rsidRPr="00473174">
        <w:rPr>
          <w:rFonts w:asciiTheme="minorBidi" w:hAnsiTheme="minorBidi"/>
          <w:color w:val="000000" w:themeColor="text1"/>
          <w:sz w:val="22"/>
          <w:szCs w:val="22"/>
        </w:rPr>
        <w:t xml:space="preserve"> [11].</w:t>
      </w:r>
    </w:p>
    <w:p w14:paraId="796D5657" w14:textId="77777777" w:rsidR="00473174" w:rsidRPr="00473174" w:rsidRDefault="00473174" w:rsidP="00473174">
      <w:pPr>
        <w:ind w:left="720"/>
        <w:rPr>
          <w:rFonts w:asciiTheme="minorBidi" w:hAnsiTheme="minorBidi"/>
          <w:color w:val="000000" w:themeColor="text1"/>
          <w:sz w:val="22"/>
          <w:szCs w:val="22"/>
          <w:rtl/>
        </w:rPr>
      </w:pPr>
    </w:p>
    <w:p w14:paraId="729640B0" w14:textId="77777777" w:rsidR="00473174" w:rsidRPr="00473174" w:rsidRDefault="00473174" w:rsidP="00473174">
      <w:pPr>
        <w:ind w:left="720"/>
        <w:rPr>
          <w:rFonts w:asciiTheme="minorBidi" w:hAnsiTheme="minorBidi"/>
          <w:color w:val="000000" w:themeColor="text1"/>
          <w:sz w:val="22"/>
          <w:szCs w:val="22"/>
          <w:rtl/>
        </w:rPr>
      </w:pPr>
      <w:r w:rsidRPr="00473174">
        <w:rPr>
          <w:rFonts w:asciiTheme="minorBidi" w:hAnsiTheme="minorBidi"/>
          <w:color w:val="000000" w:themeColor="text1"/>
          <w:sz w:val="22"/>
          <w:szCs w:val="22"/>
        </w:rPr>
        <w:t xml:space="preserve">2.2.2 </w:t>
      </w:r>
      <w:r w:rsidRPr="00473174">
        <w:rPr>
          <w:rFonts w:asciiTheme="minorBidi" w:hAnsiTheme="minorBidi" w:cs="Arial"/>
          <w:color w:val="000000" w:themeColor="text1"/>
          <w:sz w:val="22"/>
          <w:szCs w:val="22"/>
          <w:rtl/>
        </w:rPr>
        <w:t>استخدام الذكاء الاصطناعي في البحوث القانونية</w:t>
      </w:r>
    </w:p>
    <w:p w14:paraId="093C8E29" w14:textId="77777777" w:rsidR="00473174" w:rsidRPr="00473174" w:rsidRDefault="00473174" w:rsidP="00473174">
      <w:pPr>
        <w:ind w:left="720"/>
        <w:rPr>
          <w:rFonts w:asciiTheme="minorBidi" w:hAnsiTheme="minorBidi"/>
          <w:color w:val="000000" w:themeColor="text1"/>
          <w:sz w:val="22"/>
          <w:szCs w:val="22"/>
          <w:rtl/>
        </w:rPr>
      </w:pPr>
      <w:r w:rsidRPr="00473174">
        <w:rPr>
          <w:rFonts w:asciiTheme="minorBidi" w:hAnsiTheme="minorBidi" w:cs="Arial"/>
          <w:color w:val="000000" w:themeColor="text1"/>
          <w:sz w:val="22"/>
          <w:szCs w:val="22"/>
          <w:rtl/>
        </w:rPr>
        <w:t>تشير المقالات المتخصصة في تقنيات الذكاء الاصطناعي القانونية إلى أن اعتماد محركات البحث الذكية يساعد المحامين والباحثين على إيجاد النصوص القانونية والسوابق القضائية بسرعة ودقة عاليتين، وذلك من خلال استخدام اللغة الطبيعية في طرح الأسئلة القانونية</w:t>
      </w:r>
      <w:r w:rsidRPr="00473174">
        <w:rPr>
          <w:rFonts w:asciiTheme="minorBidi" w:hAnsiTheme="minorBidi"/>
          <w:color w:val="000000" w:themeColor="text1"/>
          <w:sz w:val="22"/>
          <w:szCs w:val="22"/>
        </w:rPr>
        <w:t xml:space="preserve"> [7].</w:t>
      </w:r>
    </w:p>
    <w:p w14:paraId="732675DC" w14:textId="77777777" w:rsidR="00473174" w:rsidRPr="00473174" w:rsidRDefault="00473174" w:rsidP="00473174">
      <w:pPr>
        <w:ind w:left="720"/>
        <w:rPr>
          <w:rFonts w:asciiTheme="minorBidi" w:hAnsiTheme="minorBidi"/>
          <w:color w:val="000000" w:themeColor="text1"/>
          <w:sz w:val="22"/>
          <w:szCs w:val="22"/>
          <w:rtl/>
        </w:rPr>
      </w:pPr>
    </w:p>
    <w:p w14:paraId="65DFB5AE" w14:textId="14961FEF" w:rsidR="00473174" w:rsidRPr="00473174" w:rsidRDefault="00473174" w:rsidP="00473174">
      <w:pPr>
        <w:ind w:left="720"/>
        <w:rPr>
          <w:rFonts w:asciiTheme="minorBidi" w:hAnsiTheme="minorBidi"/>
          <w:color w:val="000000" w:themeColor="text1"/>
          <w:sz w:val="22"/>
          <w:szCs w:val="22"/>
          <w:rtl/>
        </w:rPr>
      </w:pPr>
      <w:r w:rsidRPr="00473174">
        <w:rPr>
          <w:rFonts w:asciiTheme="minorBidi" w:hAnsiTheme="minorBidi" w:cs="Arial"/>
          <w:color w:val="000000" w:themeColor="text1"/>
          <w:sz w:val="22"/>
          <w:szCs w:val="22"/>
          <w:rtl/>
        </w:rPr>
        <w:t xml:space="preserve">توضح بعض الدراسات أن هذه التقنيات تسهم في رفع كفاءة المحامي وتقليل زمن البحث بنسبة كبيرة، مع توفير تحديثات فورية للتشريعات الجديدة. كما تتيح منصات الذكاء الاصطناعي قوالب جاهزة للعقود والدعاوى يمكن تعديلها بسهولة وإضافة </w:t>
      </w:r>
      <w:proofErr w:type="spellStart"/>
      <w:r w:rsidRPr="00473174">
        <w:rPr>
          <w:rFonts w:asciiTheme="minorBidi" w:hAnsiTheme="minorBidi" w:cs="Arial"/>
          <w:color w:val="000000" w:themeColor="text1"/>
          <w:sz w:val="22"/>
          <w:szCs w:val="22"/>
          <w:rtl/>
        </w:rPr>
        <w:t>الترويسات</w:t>
      </w:r>
      <w:proofErr w:type="spellEnd"/>
      <w:r w:rsidRPr="00473174">
        <w:rPr>
          <w:rFonts w:asciiTheme="minorBidi" w:hAnsiTheme="minorBidi" w:cs="Arial"/>
          <w:color w:val="000000" w:themeColor="text1"/>
          <w:sz w:val="22"/>
          <w:szCs w:val="22"/>
          <w:rtl/>
        </w:rPr>
        <w:t xml:space="preserve"> الخاصة بالمحامين وتصديرها إلى ملفات نصية أو جاهزة للطباعة [7]. هذه النتائج تدعم الأهداف المرجوة من المساعد الذكي في مشروع</w:t>
      </w:r>
      <w:r>
        <w:rPr>
          <w:rFonts w:asciiTheme="minorBidi" w:hAnsiTheme="minorBidi"/>
          <w:color w:val="000000" w:themeColor="text1"/>
          <w:sz w:val="22"/>
          <w:szCs w:val="22"/>
        </w:rPr>
        <w:t xml:space="preserve"> </w:t>
      </w:r>
      <w:r>
        <w:rPr>
          <w:rFonts w:asciiTheme="minorBidi" w:hAnsiTheme="minorBidi" w:hint="cs"/>
          <w:color w:val="000000" w:themeColor="text1"/>
          <w:sz w:val="22"/>
          <w:szCs w:val="22"/>
          <w:rtl/>
        </w:rPr>
        <w:t xml:space="preserve">منصة القضاء </w:t>
      </w:r>
      <w:proofErr w:type="gramStart"/>
      <w:r>
        <w:rPr>
          <w:rFonts w:asciiTheme="minorBidi" w:hAnsiTheme="minorBidi" w:hint="cs"/>
          <w:color w:val="000000" w:themeColor="text1"/>
          <w:sz w:val="22"/>
          <w:szCs w:val="22"/>
          <w:rtl/>
        </w:rPr>
        <w:t>الذكية .</w:t>
      </w:r>
      <w:proofErr w:type="gramEnd"/>
    </w:p>
    <w:p w14:paraId="5249AF79" w14:textId="77777777" w:rsidR="00473174" w:rsidRPr="00473174" w:rsidRDefault="00473174" w:rsidP="00473174">
      <w:pPr>
        <w:ind w:left="720"/>
        <w:rPr>
          <w:rFonts w:asciiTheme="minorBidi" w:hAnsiTheme="minorBidi"/>
          <w:color w:val="000000" w:themeColor="text1"/>
          <w:sz w:val="22"/>
          <w:szCs w:val="22"/>
          <w:rtl/>
        </w:rPr>
      </w:pPr>
      <w:r w:rsidRPr="00473174">
        <w:rPr>
          <w:rFonts w:asciiTheme="minorBidi" w:hAnsiTheme="minorBidi"/>
          <w:color w:val="000000" w:themeColor="text1"/>
          <w:sz w:val="22"/>
          <w:szCs w:val="22"/>
        </w:rPr>
        <w:t xml:space="preserve">2.2.3 </w:t>
      </w:r>
      <w:r w:rsidRPr="00473174">
        <w:rPr>
          <w:rFonts w:asciiTheme="minorBidi" w:hAnsiTheme="minorBidi" w:cs="Arial"/>
          <w:color w:val="000000" w:themeColor="text1"/>
          <w:sz w:val="22"/>
          <w:szCs w:val="22"/>
          <w:rtl/>
        </w:rPr>
        <w:t>فوائد القضاء الإلكتروني</w:t>
      </w:r>
    </w:p>
    <w:p w14:paraId="231AAA01" w14:textId="5E53D323" w:rsidR="00473174" w:rsidRPr="00473174" w:rsidRDefault="00473174" w:rsidP="00473174">
      <w:pPr>
        <w:ind w:left="720"/>
        <w:rPr>
          <w:rFonts w:asciiTheme="minorBidi" w:hAnsiTheme="minorBidi"/>
          <w:color w:val="000000" w:themeColor="text1"/>
          <w:sz w:val="22"/>
          <w:szCs w:val="22"/>
          <w:rtl/>
        </w:rPr>
      </w:pPr>
      <w:r w:rsidRPr="00473174">
        <w:rPr>
          <w:rFonts w:asciiTheme="minorBidi" w:hAnsiTheme="minorBidi" w:cs="Arial"/>
          <w:color w:val="000000" w:themeColor="text1"/>
          <w:sz w:val="22"/>
          <w:szCs w:val="22"/>
          <w:rtl/>
        </w:rPr>
        <w:t>توثق المواقع الرسمية للمحاكم والهيئات القضائية الدولية العديد من الفوائد الجوهرية للتحول إلى الأنظمة الإلكترونية، أبرزها توفير الوقت والجهد وتقليل التكاليف وتحسين إمكانية الوصول إلى المعلومات القانونية</w:t>
      </w:r>
      <w:r w:rsidRPr="00473174">
        <w:rPr>
          <w:rFonts w:asciiTheme="minorBidi" w:hAnsiTheme="minorBidi"/>
          <w:color w:val="000000" w:themeColor="text1"/>
          <w:sz w:val="22"/>
          <w:szCs w:val="22"/>
        </w:rPr>
        <w:t xml:space="preserve"> [1].</w:t>
      </w:r>
    </w:p>
    <w:p w14:paraId="71929E52" w14:textId="0B14C825" w:rsidR="00473174" w:rsidRPr="00473174" w:rsidRDefault="00473174" w:rsidP="00473174">
      <w:pPr>
        <w:ind w:left="720"/>
        <w:rPr>
          <w:rFonts w:asciiTheme="minorBidi" w:hAnsiTheme="minorBidi"/>
          <w:color w:val="000000" w:themeColor="text1"/>
          <w:sz w:val="22"/>
          <w:szCs w:val="22"/>
          <w:rtl/>
        </w:rPr>
      </w:pPr>
      <w:r w:rsidRPr="00473174">
        <w:rPr>
          <w:rFonts w:asciiTheme="minorBidi" w:hAnsiTheme="minorBidi" w:cs="Arial"/>
          <w:color w:val="000000" w:themeColor="text1"/>
          <w:sz w:val="22"/>
          <w:szCs w:val="22"/>
          <w:rtl/>
        </w:rPr>
        <w:t>وتشير المصادر إلى أن إتاحة الوثائق القضائية عبر الإنترنت تمكّن المحامين والأطراف من متابعتها من أي مكان وفي أي وقت، كما تتيح التحديث الفوري للملفات وتقلل من مخاطر فقدان الوثائق الورقية. كما تُعد الأنظمة الإلكترونية وسيلة فعالة لتعزيز الشفافية والنزاهة وتقليل احتمالات الفساد الإداري</w:t>
      </w:r>
      <w:r w:rsidRPr="00473174">
        <w:rPr>
          <w:rFonts w:asciiTheme="minorBidi" w:hAnsiTheme="minorBidi"/>
          <w:color w:val="000000" w:themeColor="text1"/>
          <w:sz w:val="22"/>
          <w:szCs w:val="22"/>
        </w:rPr>
        <w:t xml:space="preserve"> [11].</w:t>
      </w:r>
    </w:p>
    <w:p w14:paraId="7DBADA85" w14:textId="374EEBDE" w:rsidR="00473174" w:rsidRPr="00473174" w:rsidRDefault="00473174" w:rsidP="00473174">
      <w:pPr>
        <w:ind w:left="720"/>
        <w:rPr>
          <w:rFonts w:asciiTheme="minorBidi" w:hAnsiTheme="minorBidi"/>
          <w:color w:val="000000" w:themeColor="text1"/>
          <w:sz w:val="22"/>
          <w:szCs w:val="22"/>
          <w:rtl/>
        </w:rPr>
      </w:pPr>
      <w:r w:rsidRPr="00473174">
        <w:rPr>
          <w:rFonts w:asciiTheme="minorBidi" w:hAnsiTheme="minorBidi" w:cs="Arial"/>
          <w:color w:val="000000" w:themeColor="text1"/>
          <w:sz w:val="22"/>
          <w:szCs w:val="22"/>
          <w:rtl/>
        </w:rPr>
        <w:t>وتؤكد هذه الدراسات أن القضاء الإلكتروني ليس مجرد تطبيق تكنولوجي، بل يمثل إصلاحًا شاملًا في المنظومة القضائية يهدف إلى تحسين كفاءة العمل وتجربة المستخدم في النظام القضائي</w:t>
      </w:r>
      <w:r w:rsidRPr="00473174">
        <w:rPr>
          <w:rFonts w:asciiTheme="minorBidi" w:hAnsiTheme="minorBidi"/>
          <w:color w:val="000000" w:themeColor="text1"/>
          <w:sz w:val="22"/>
          <w:szCs w:val="22"/>
        </w:rPr>
        <w:t>.</w:t>
      </w:r>
    </w:p>
    <w:p w14:paraId="045E2CE3" w14:textId="77777777" w:rsidR="00473174" w:rsidRPr="00473174" w:rsidRDefault="00473174" w:rsidP="00473174">
      <w:pPr>
        <w:ind w:left="720"/>
        <w:rPr>
          <w:rFonts w:asciiTheme="minorBidi" w:hAnsiTheme="minorBidi"/>
          <w:b/>
          <w:bCs/>
          <w:color w:val="000000" w:themeColor="text1"/>
          <w:sz w:val="12"/>
          <w:szCs w:val="12"/>
          <w:rtl/>
        </w:rPr>
      </w:pPr>
      <w:r w:rsidRPr="00473174">
        <w:rPr>
          <w:rFonts w:asciiTheme="minorBidi" w:hAnsiTheme="minorBidi" w:cs="Arial"/>
          <w:b/>
          <w:bCs/>
          <w:color w:val="000000" w:themeColor="text1"/>
          <w:sz w:val="22"/>
          <w:szCs w:val="22"/>
          <w:rtl/>
        </w:rPr>
        <w:t>المراجع</w:t>
      </w:r>
    </w:p>
    <w:p w14:paraId="2896BA6D" w14:textId="77777777" w:rsidR="00473174" w:rsidRPr="00473174" w:rsidRDefault="00473174" w:rsidP="00473174">
      <w:pPr>
        <w:ind w:left="720"/>
        <w:rPr>
          <w:rFonts w:asciiTheme="minorBidi" w:hAnsiTheme="minorBidi"/>
          <w:color w:val="000000" w:themeColor="text1"/>
          <w:sz w:val="12"/>
          <w:szCs w:val="12"/>
          <w:rtl/>
        </w:rPr>
      </w:pPr>
      <w:r w:rsidRPr="00473174">
        <w:rPr>
          <w:rFonts w:asciiTheme="minorBidi" w:hAnsiTheme="minorBidi"/>
          <w:color w:val="000000" w:themeColor="text1"/>
          <w:sz w:val="12"/>
          <w:szCs w:val="12"/>
        </w:rPr>
        <w:t xml:space="preserve">[1] </w:t>
      </w:r>
      <w:r w:rsidRPr="00473174">
        <w:rPr>
          <w:rFonts w:asciiTheme="minorBidi" w:hAnsiTheme="minorBidi" w:cs="Arial"/>
          <w:color w:val="000000" w:themeColor="text1"/>
          <w:sz w:val="12"/>
          <w:szCs w:val="12"/>
          <w:rtl/>
        </w:rPr>
        <w:t>وزارة العدل وحقوق الإنسان اليمنية. (تاريخ غير معروف). البحث عن القضايا. متاح على</w:t>
      </w:r>
      <w:r w:rsidRPr="00473174">
        <w:rPr>
          <w:rFonts w:asciiTheme="minorBidi" w:hAnsiTheme="minorBidi"/>
          <w:color w:val="000000" w:themeColor="text1"/>
          <w:sz w:val="12"/>
          <w:szCs w:val="12"/>
        </w:rPr>
        <w:t xml:space="preserve">: https://moj.gov.ye/ [2] </w:t>
      </w:r>
      <w:r w:rsidRPr="00473174">
        <w:rPr>
          <w:rFonts w:asciiTheme="minorBidi" w:hAnsiTheme="minorBidi" w:cs="Arial"/>
          <w:color w:val="000000" w:themeColor="text1"/>
          <w:sz w:val="12"/>
          <w:szCs w:val="12"/>
          <w:rtl/>
        </w:rPr>
        <w:t>وزارة العدل اليمنية. (2025, ديسمبر 22). تفاصيل الخبر. متاح على</w:t>
      </w:r>
      <w:r w:rsidRPr="00473174">
        <w:rPr>
          <w:rFonts w:asciiTheme="minorBidi" w:hAnsiTheme="minorBidi"/>
          <w:color w:val="000000" w:themeColor="text1"/>
          <w:sz w:val="12"/>
          <w:szCs w:val="12"/>
        </w:rPr>
        <w:t xml:space="preserve">: https://moj.gov.ye/NewsD/11919 [3] </w:t>
      </w:r>
      <w:r w:rsidRPr="00473174">
        <w:rPr>
          <w:rFonts w:asciiTheme="minorBidi" w:hAnsiTheme="minorBidi" w:cs="Arial"/>
          <w:color w:val="000000" w:themeColor="text1"/>
          <w:sz w:val="12"/>
          <w:szCs w:val="12"/>
          <w:rtl/>
        </w:rPr>
        <w:t xml:space="preserve">وزارة العدل اليمنية. (2026, فبراير 18). دراسة تحليلية جديدة للقاضيين </w:t>
      </w:r>
      <w:proofErr w:type="spellStart"/>
      <w:r w:rsidRPr="00473174">
        <w:rPr>
          <w:rFonts w:asciiTheme="minorBidi" w:hAnsiTheme="minorBidi" w:cs="Arial"/>
          <w:color w:val="000000" w:themeColor="text1"/>
          <w:sz w:val="12"/>
          <w:szCs w:val="12"/>
          <w:rtl/>
        </w:rPr>
        <w:t>المغلس</w:t>
      </w:r>
      <w:proofErr w:type="spellEnd"/>
      <w:r w:rsidRPr="00473174">
        <w:rPr>
          <w:rFonts w:asciiTheme="minorBidi" w:hAnsiTheme="minorBidi" w:cs="Arial"/>
          <w:color w:val="000000" w:themeColor="text1"/>
          <w:sz w:val="12"/>
          <w:szCs w:val="12"/>
          <w:rtl/>
        </w:rPr>
        <w:t xml:space="preserve"> </w:t>
      </w:r>
      <w:proofErr w:type="spellStart"/>
      <w:r w:rsidRPr="00473174">
        <w:rPr>
          <w:rFonts w:asciiTheme="minorBidi" w:hAnsiTheme="minorBidi" w:cs="Arial"/>
          <w:color w:val="000000" w:themeColor="text1"/>
          <w:sz w:val="12"/>
          <w:szCs w:val="12"/>
          <w:rtl/>
        </w:rPr>
        <w:t>والكحلاني</w:t>
      </w:r>
      <w:proofErr w:type="spellEnd"/>
      <w:r w:rsidRPr="00473174">
        <w:rPr>
          <w:rFonts w:asciiTheme="minorBidi" w:hAnsiTheme="minorBidi" w:cs="Arial"/>
          <w:color w:val="000000" w:themeColor="text1"/>
          <w:sz w:val="12"/>
          <w:szCs w:val="12"/>
          <w:rtl/>
        </w:rPr>
        <w:t xml:space="preserve"> حول التحول الرقمي في محكمة جنوب شرق الأمانةـ محكمة الصافية الابتدائية. متاح على</w:t>
      </w:r>
      <w:r w:rsidRPr="00473174">
        <w:rPr>
          <w:rFonts w:asciiTheme="minorBidi" w:hAnsiTheme="minorBidi"/>
          <w:color w:val="000000" w:themeColor="text1"/>
          <w:sz w:val="12"/>
          <w:szCs w:val="12"/>
        </w:rPr>
        <w:t xml:space="preserve">: https://moj.gov.ye/NewsD/16076 [4] </w:t>
      </w:r>
      <w:r w:rsidRPr="00473174">
        <w:rPr>
          <w:rFonts w:asciiTheme="minorBidi" w:hAnsiTheme="minorBidi" w:cs="Arial"/>
          <w:color w:val="000000" w:themeColor="text1"/>
          <w:sz w:val="12"/>
          <w:szCs w:val="12"/>
          <w:rtl/>
        </w:rPr>
        <w:t>وزارة العدل اليمنية. (2025, ديسمبر 21). التحول الرقمي في القضاء: محكمة حوث الابتدائية بمحافظة عمران تدشّن عقد الجلسات المدنية إلكترونياً. متاح على</w:t>
      </w:r>
      <w:r w:rsidRPr="00473174">
        <w:rPr>
          <w:rFonts w:asciiTheme="minorBidi" w:hAnsiTheme="minorBidi"/>
          <w:color w:val="000000" w:themeColor="text1"/>
          <w:sz w:val="12"/>
          <w:szCs w:val="12"/>
        </w:rPr>
        <w:t xml:space="preserve">: </w:t>
      </w:r>
    </w:p>
    <w:p w14:paraId="40C46810" w14:textId="77777777" w:rsidR="00473174" w:rsidRDefault="00473174" w:rsidP="00473174">
      <w:pPr>
        <w:ind w:left="720"/>
        <w:rPr>
          <w:rFonts w:asciiTheme="minorBidi" w:hAnsiTheme="minorBidi" w:cs="Arial"/>
          <w:color w:val="000000" w:themeColor="text1"/>
          <w:sz w:val="12"/>
          <w:szCs w:val="12"/>
          <w:rtl/>
        </w:rPr>
      </w:pPr>
      <w:r w:rsidRPr="00473174">
        <w:rPr>
          <w:rFonts w:asciiTheme="minorBidi" w:hAnsiTheme="minorBidi" w:cs="Arial"/>
          <w:color w:val="000000" w:themeColor="text1"/>
          <w:sz w:val="12"/>
          <w:szCs w:val="12"/>
          <w:rtl/>
        </w:rPr>
        <w:t xml:space="preserve">مأرب اليوم. (2025, نوفمبر 9). مأرب تناقش التحول الرقمي في القضاء اليمني وكيفية تحقيقه. </w:t>
      </w:r>
    </w:p>
    <w:p w14:paraId="2BECAAA7" w14:textId="458D6C67" w:rsidR="00473174" w:rsidRPr="00473174" w:rsidRDefault="00473174" w:rsidP="00473174">
      <w:pPr>
        <w:ind w:left="720"/>
        <w:rPr>
          <w:rFonts w:asciiTheme="minorBidi" w:hAnsiTheme="minorBidi"/>
          <w:color w:val="000000" w:themeColor="text1"/>
          <w:sz w:val="12"/>
          <w:szCs w:val="12"/>
          <w:rtl/>
        </w:rPr>
      </w:pPr>
      <w:r>
        <w:rPr>
          <w:rFonts w:asciiTheme="minorBidi" w:hAnsiTheme="minorBidi" w:cs="Arial" w:hint="cs"/>
          <w:color w:val="000000" w:themeColor="text1"/>
          <w:sz w:val="12"/>
          <w:szCs w:val="12"/>
          <w:rtl/>
        </w:rPr>
        <w:t>القضاء</w:t>
      </w:r>
      <w:r w:rsidRPr="00473174">
        <w:rPr>
          <w:rFonts w:asciiTheme="minorBidi" w:hAnsiTheme="minorBidi" w:cs="Arial"/>
          <w:color w:val="000000" w:themeColor="text1"/>
          <w:sz w:val="12"/>
          <w:szCs w:val="12"/>
          <w:rtl/>
        </w:rPr>
        <w:t xml:space="preserve"> اليوم. (2025, ديسمبر 6). القائم بأعمال وزير العدل وحقوق الإنسان يدشّن نظام التوثيق الإلكتروني في إطار التحول الرقمي للوزارة. متاح على</w:t>
      </w:r>
      <w:r w:rsidRPr="00473174">
        <w:rPr>
          <w:rFonts w:asciiTheme="minorBidi" w:hAnsiTheme="minorBidi"/>
          <w:color w:val="000000" w:themeColor="text1"/>
          <w:sz w:val="12"/>
          <w:szCs w:val="12"/>
        </w:rPr>
        <w:t xml:space="preserve">: https://alqadaeh.com/archives/24325 [7] ClickRank.ai. </w:t>
      </w:r>
      <w:r w:rsidRPr="00473174">
        <w:rPr>
          <w:rFonts w:asciiTheme="minorBidi" w:hAnsiTheme="minorBidi" w:cs="Arial"/>
          <w:color w:val="000000" w:themeColor="text1"/>
          <w:sz w:val="12"/>
          <w:szCs w:val="12"/>
          <w:rtl/>
        </w:rPr>
        <w:t>(2026, فبراير 13). أنظمة استرجاع المعلومات الرقمية: البنية، والنماذج، وتطور الذكاء الاصطناعي. متاح على</w:t>
      </w:r>
      <w:r w:rsidRPr="00473174">
        <w:rPr>
          <w:rFonts w:asciiTheme="minorBidi" w:hAnsiTheme="minorBidi"/>
          <w:color w:val="000000" w:themeColor="text1"/>
          <w:sz w:val="12"/>
          <w:szCs w:val="12"/>
        </w:rPr>
        <w:t xml:space="preserve">: https://www.clickrank.ai/ar/digital-information-retrieval-systems/ [8] </w:t>
      </w:r>
      <w:proofErr w:type="spellStart"/>
      <w:r w:rsidRPr="00473174">
        <w:rPr>
          <w:rFonts w:asciiTheme="minorBidi" w:hAnsiTheme="minorBidi"/>
          <w:color w:val="000000" w:themeColor="text1"/>
          <w:sz w:val="12"/>
          <w:szCs w:val="12"/>
        </w:rPr>
        <w:t>ClickUp</w:t>
      </w:r>
      <w:proofErr w:type="spellEnd"/>
      <w:r w:rsidRPr="00473174">
        <w:rPr>
          <w:rFonts w:asciiTheme="minorBidi" w:hAnsiTheme="minorBidi"/>
          <w:color w:val="000000" w:themeColor="text1"/>
          <w:sz w:val="12"/>
          <w:szCs w:val="12"/>
        </w:rPr>
        <w:t>. (</w:t>
      </w:r>
      <w:r w:rsidRPr="00473174">
        <w:rPr>
          <w:rFonts w:asciiTheme="minorBidi" w:hAnsiTheme="minorBidi" w:cs="Arial"/>
          <w:color w:val="000000" w:themeColor="text1"/>
          <w:sz w:val="12"/>
          <w:szCs w:val="12"/>
          <w:rtl/>
        </w:rPr>
        <w:t>تاريخ غير معروف</w:t>
      </w:r>
      <w:r w:rsidRPr="00473174">
        <w:rPr>
          <w:rFonts w:asciiTheme="minorBidi" w:hAnsiTheme="minorBidi"/>
          <w:color w:val="000000" w:themeColor="text1"/>
          <w:sz w:val="12"/>
          <w:szCs w:val="12"/>
        </w:rPr>
        <w:t xml:space="preserve">). MCP </w:t>
      </w:r>
      <w:r w:rsidRPr="00473174">
        <w:rPr>
          <w:rFonts w:asciiTheme="minorBidi" w:hAnsiTheme="minorBidi" w:cs="Arial"/>
          <w:color w:val="000000" w:themeColor="text1"/>
          <w:sz w:val="12"/>
          <w:szCs w:val="12"/>
          <w:rtl/>
        </w:rPr>
        <w:t>مقابل</w:t>
      </w:r>
      <w:r w:rsidRPr="00473174">
        <w:rPr>
          <w:rFonts w:asciiTheme="minorBidi" w:hAnsiTheme="minorBidi"/>
          <w:color w:val="000000" w:themeColor="text1"/>
          <w:sz w:val="12"/>
          <w:szCs w:val="12"/>
        </w:rPr>
        <w:t xml:space="preserve"> RAG </w:t>
      </w:r>
      <w:r w:rsidRPr="00473174">
        <w:rPr>
          <w:rFonts w:asciiTheme="minorBidi" w:hAnsiTheme="minorBidi" w:cs="Arial"/>
          <w:color w:val="000000" w:themeColor="text1"/>
          <w:sz w:val="12"/>
          <w:szCs w:val="12"/>
          <w:rtl/>
        </w:rPr>
        <w:t>مقابل وكلاء</w:t>
      </w:r>
      <w:r w:rsidRPr="00473174">
        <w:rPr>
          <w:rFonts w:asciiTheme="minorBidi" w:hAnsiTheme="minorBidi"/>
          <w:color w:val="000000" w:themeColor="text1"/>
          <w:sz w:val="12"/>
          <w:szCs w:val="12"/>
        </w:rPr>
        <w:t xml:space="preserve"> AI: </w:t>
      </w:r>
      <w:r w:rsidRPr="00473174">
        <w:rPr>
          <w:rFonts w:asciiTheme="minorBidi" w:hAnsiTheme="minorBidi" w:cs="Arial"/>
          <w:color w:val="000000" w:themeColor="text1"/>
          <w:sz w:val="12"/>
          <w:szCs w:val="12"/>
          <w:rtl/>
        </w:rPr>
        <w:t>من سيقود</w:t>
      </w:r>
      <w:r w:rsidRPr="00473174">
        <w:rPr>
          <w:rFonts w:asciiTheme="minorBidi" w:hAnsiTheme="minorBidi"/>
          <w:color w:val="000000" w:themeColor="text1"/>
          <w:sz w:val="12"/>
          <w:szCs w:val="12"/>
        </w:rPr>
        <w:t xml:space="preserve"> AI </w:t>
      </w:r>
      <w:r w:rsidRPr="00473174">
        <w:rPr>
          <w:rFonts w:asciiTheme="minorBidi" w:hAnsiTheme="minorBidi" w:cs="Arial"/>
          <w:color w:val="000000" w:themeColor="text1"/>
          <w:sz w:val="12"/>
          <w:szCs w:val="12"/>
          <w:rtl/>
        </w:rPr>
        <w:t>في عام 2025؟. متاح على</w:t>
      </w:r>
      <w:r w:rsidRPr="00473174">
        <w:rPr>
          <w:rFonts w:asciiTheme="minorBidi" w:hAnsiTheme="minorBidi"/>
          <w:color w:val="000000" w:themeColor="text1"/>
          <w:sz w:val="12"/>
          <w:szCs w:val="12"/>
        </w:rPr>
        <w:t xml:space="preserve">: https://clickup.com/ar/blog/456970/rag-vs-mcp-vs-ai-agents [9] IBM. </w:t>
      </w:r>
      <w:r w:rsidRPr="00473174">
        <w:rPr>
          <w:rFonts w:asciiTheme="minorBidi" w:hAnsiTheme="minorBidi" w:cs="Arial"/>
          <w:color w:val="000000" w:themeColor="text1"/>
          <w:sz w:val="12"/>
          <w:szCs w:val="12"/>
          <w:rtl/>
        </w:rPr>
        <w:t xml:space="preserve">(تاريخ غير معروف). ما ذاكرة وكيل الذكاء </w:t>
      </w:r>
      <w:proofErr w:type="gramStart"/>
      <w:r w:rsidRPr="00473174">
        <w:rPr>
          <w:rFonts w:asciiTheme="minorBidi" w:hAnsiTheme="minorBidi" w:cs="Arial"/>
          <w:color w:val="000000" w:themeColor="text1"/>
          <w:sz w:val="12"/>
          <w:szCs w:val="12"/>
          <w:rtl/>
        </w:rPr>
        <w:t>الاصطناعي؟.</w:t>
      </w:r>
      <w:proofErr w:type="gramEnd"/>
      <w:r w:rsidRPr="00473174">
        <w:rPr>
          <w:rFonts w:asciiTheme="minorBidi" w:hAnsiTheme="minorBidi" w:cs="Arial"/>
          <w:color w:val="000000" w:themeColor="text1"/>
          <w:sz w:val="12"/>
          <w:szCs w:val="12"/>
          <w:rtl/>
        </w:rPr>
        <w:t xml:space="preserve"> متاح على</w:t>
      </w:r>
      <w:r w:rsidRPr="00473174">
        <w:rPr>
          <w:rFonts w:asciiTheme="minorBidi" w:hAnsiTheme="minorBidi"/>
          <w:color w:val="000000" w:themeColor="text1"/>
          <w:sz w:val="12"/>
          <w:szCs w:val="12"/>
        </w:rPr>
        <w:t xml:space="preserve">: </w:t>
      </w:r>
      <w:proofErr w:type="gramStart"/>
      <w:r w:rsidRPr="00473174">
        <w:rPr>
          <w:rFonts w:asciiTheme="minorBidi" w:hAnsiTheme="minorBidi"/>
          <w:color w:val="000000" w:themeColor="text1"/>
          <w:sz w:val="12"/>
          <w:szCs w:val="12"/>
        </w:rPr>
        <w:t>https://www.ibm.com/ae-ar/think/topics/ai-agent-memory[</w:t>
      </w:r>
      <w:proofErr w:type="gramEnd"/>
      <w:r w:rsidRPr="00473174">
        <w:rPr>
          <w:rFonts w:asciiTheme="minorBidi" w:hAnsiTheme="minorBidi"/>
          <w:color w:val="000000" w:themeColor="text1"/>
          <w:sz w:val="12"/>
          <w:szCs w:val="12"/>
        </w:rPr>
        <w:t>10] Smart Judi Project Documentation. (</w:t>
      </w:r>
      <w:r w:rsidRPr="00473174">
        <w:rPr>
          <w:rFonts w:asciiTheme="minorBidi" w:hAnsiTheme="minorBidi" w:cs="Arial"/>
          <w:color w:val="000000" w:themeColor="text1"/>
          <w:sz w:val="12"/>
          <w:szCs w:val="12"/>
          <w:rtl/>
        </w:rPr>
        <w:t>تاريخ غير معروف</w:t>
      </w:r>
      <w:r w:rsidRPr="00473174">
        <w:rPr>
          <w:rFonts w:asciiTheme="minorBidi" w:hAnsiTheme="minorBidi"/>
          <w:color w:val="000000" w:themeColor="text1"/>
          <w:sz w:val="12"/>
          <w:szCs w:val="12"/>
        </w:rPr>
        <w:t>). RAG Engine. (</w:t>
      </w:r>
      <w:r w:rsidRPr="00473174">
        <w:rPr>
          <w:rFonts w:asciiTheme="minorBidi" w:hAnsiTheme="minorBidi" w:cs="Arial"/>
          <w:color w:val="000000" w:themeColor="text1"/>
          <w:sz w:val="12"/>
          <w:szCs w:val="12"/>
          <w:rtl/>
        </w:rPr>
        <w:t>مستندات المشروع الداخلية</w:t>
      </w:r>
      <w:r w:rsidRPr="00473174">
        <w:rPr>
          <w:rFonts w:asciiTheme="minorBidi" w:hAnsiTheme="minorBidi"/>
          <w:color w:val="000000" w:themeColor="text1"/>
          <w:sz w:val="12"/>
          <w:szCs w:val="12"/>
        </w:rPr>
        <w:t>).</w:t>
      </w:r>
    </w:p>
    <w:p w14:paraId="4BFB9C67" w14:textId="18317D03" w:rsidR="00CF37FB" w:rsidRPr="00473174" w:rsidRDefault="00473174" w:rsidP="00473174">
      <w:pPr>
        <w:ind w:left="720"/>
        <w:rPr>
          <w:rFonts w:asciiTheme="minorBidi" w:hAnsiTheme="minorBidi"/>
          <w:color w:val="000000" w:themeColor="text1"/>
          <w:sz w:val="10"/>
          <w:szCs w:val="10"/>
        </w:rPr>
      </w:pPr>
      <w:r w:rsidRPr="00473174">
        <w:rPr>
          <w:rFonts w:asciiTheme="minorBidi" w:hAnsiTheme="minorBidi"/>
          <w:color w:val="000000" w:themeColor="text1"/>
          <w:sz w:val="12"/>
          <w:szCs w:val="12"/>
        </w:rPr>
        <w:t xml:space="preserve">[11] </w:t>
      </w:r>
      <w:r w:rsidRPr="00473174">
        <w:rPr>
          <w:rFonts w:asciiTheme="minorBidi" w:hAnsiTheme="minorBidi" w:cs="Arial"/>
          <w:color w:val="000000" w:themeColor="text1"/>
          <w:sz w:val="12"/>
          <w:szCs w:val="12"/>
          <w:rtl/>
        </w:rPr>
        <w:t>وزارة العدل وحقوق الإنسان اليمنية. (تاريخ غير معروف). الإعلام القضائي اليمني: ترأس معالي وزير العدل وحقوق</w:t>
      </w:r>
      <w:r w:rsidRPr="00473174">
        <w:rPr>
          <w:rFonts w:asciiTheme="minorBidi" w:hAnsiTheme="minorBidi" w:cs="Arial"/>
          <w:color w:val="000000" w:themeColor="text1"/>
          <w:sz w:val="6"/>
          <w:szCs w:val="6"/>
          <w:rtl/>
        </w:rPr>
        <w:t xml:space="preserve"> </w:t>
      </w:r>
      <w:r w:rsidRPr="00473174">
        <w:rPr>
          <w:rFonts w:asciiTheme="minorBidi" w:hAnsiTheme="minorBidi" w:cs="Arial"/>
          <w:color w:val="000000" w:themeColor="text1"/>
          <w:sz w:val="10"/>
          <w:szCs w:val="10"/>
          <w:rtl/>
        </w:rPr>
        <w:t>الإنسان.</w:t>
      </w:r>
      <w:r w:rsidRPr="003E3C7F">
        <w:rPr>
          <w:rFonts w:ascii="Arial" w:eastAsia="Arial" w:hAnsi="Arial" w:cs="Arial"/>
          <w:sz w:val="28"/>
          <w:szCs w:val="28"/>
        </w:rPr>
        <w:t xml:space="preserve"> </w:t>
      </w:r>
    </w:p>
    <w:p w14:paraId="2618E557" w14:textId="2968C35C" w:rsidR="00CF37FB" w:rsidRDefault="00696761" w:rsidP="00473174">
      <w:pPr>
        <w:autoSpaceDE w:val="0"/>
        <w:autoSpaceDN w:val="0"/>
        <w:bidi w:val="0"/>
        <w:adjustRightInd w:val="0"/>
        <w:spacing w:after="0" w:line="240" w:lineRule="auto"/>
        <w:rPr>
          <w:rFonts w:asciiTheme="minorBidi" w:hAnsiTheme="minorBidi"/>
          <w:sz w:val="32"/>
          <w:szCs w:val="32"/>
        </w:rPr>
      </w:pPr>
      <w:r>
        <w:rPr>
          <w:b/>
          <w:bCs/>
          <w:noProof/>
          <w:color w:val="2F5496" w:themeColor="accent1" w:themeShade="BF"/>
          <w:sz w:val="32"/>
          <w:szCs w:val="32"/>
          <w:rtl/>
          <w:lang w:val="ar-SA"/>
        </w:rPr>
        <mc:AlternateContent>
          <mc:Choice Requires="wps">
            <w:drawing>
              <wp:anchor distT="0" distB="0" distL="114300" distR="114300" simplePos="0" relativeHeight="251670528" behindDoc="0" locked="0" layoutInCell="1" allowOverlap="1" wp14:anchorId="7F9EDBEE" wp14:editId="171E92E4">
                <wp:simplePos x="0" y="0"/>
                <wp:positionH relativeFrom="margin">
                  <wp:posOffset>-618066</wp:posOffset>
                </wp:positionH>
                <wp:positionV relativeFrom="paragraph">
                  <wp:posOffset>-523452</wp:posOffset>
                </wp:positionV>
                <wp:extent cx="6654800" cy="9893300"/>
                <wp:effectExtent l="0" t="0" r="12700" b="12700"/>
                <wp:wrapNone/>
                <wp:docPr id="1482718127" name="مربع نص 7"/>
                <wp:cNvGraphicFramePr/>
                <a:graphic xmlns:a="http://schemas.openxmlformats.org/drawingml/2006/main">
                  <a:graphicData uri="http://schemas.microsoft.com/office/word/2010/wordprocessingShape">
                    <wps:wsp>
                      <wps:cNvSpPr txBox="1"/>
                      <wps:spPr>
                        <a:xfrm>
                          <a:off x="0" y="0"/>
                          <a:ext cx="6654800" cy="9893300"/>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53C49985" w14:textId="77777777" w:rsidR="003E3C7F" w:rsidRDefault="003E3C7F" w:rsidP="003E3C7F">
                            <w:pPr>
                              <w:rPr>
                                <w:b/>
                                <w:bCs/>
                                <w:sz w:val="96"/>
                                <w:szCs w:val="96"/>
                                <w:rtl/>
                              </w:rPr>
                            </w:pPr>
                          </w:p>
                          <w:p w14:paraId="3842657A" w14:textId="77777777" w:rsidR="003E3C7F" w:rsidRDefault="003E3C7F" w:rsidP="003E3C7F">
                            <w:pPr>
                              <w:rPr>
                                <w:b/>
                                <w:bCs/>
                                <w:sz w:val="96"/>
                                <w:szCs w:val="96"/>
                                <w:rtl/>
                              </w:rPr>
                            </w:pPr>
                          </w:p>
                          <w:p w14:paraId="663BC1D9" w14:textId="77777777" w:rsidR="003E3C7F" w:rsidRDefault="003E3C7F" w:rsidP="003E3C7F">
                            <w:pPr>
                              <w:rPr>
                                <w:b/>
                                <w:bCs/>
                                <w:sz w:val="96"/>
                                <w:szCs w:val="96"/>
                                <w:rtl/>
                              </w:rPr>
                            </w:pPr>
                          </w:p>
                          <w:p w14:paraId="1D889B71" w14:textId="77777777" w:rsidR="003E3C7F" w:rsidRDefault="003E3C7F" w:rsidP="003E3C7F">
                            <w:pPr>
                              <w:rPr>
                                <w:b/>
                                <w:bCs/>
                                <w:sz w:val="96"/>
                                <w:szCs w:val="96"/>
                                <w:rtl/>
                              </w:rPr>
                            </w:pPr>
                            <w:r>
                              <w:rPr>
                                <w:rFonts w:hint="cs"/>
                                <w:b/>
                                <w:bCs/>
                                <w:sz w:val="96"/>
                                <w:szCs w:val="96"/>
                                <w:rtl/>
                              </w:rPr>
                              <w:t xml:space="preserve">           </w:t>
                            </w:r>
                            <w:r w:rsidRPr="00B023CD">
                              <w:rPr>
                                <w:rFonts w:hint="cs"/>
                                <w:b/>
                                <w:bCs/>
                                <w:sz w:val="96"/>
                                <w:szCs w:val="96"/>
                                <w:rtl/>
                              </w:rPr>
                              <w:t>الفصل الثالث</w:t>
                            </w:r>
                          </w:p>
                          <w:p w14:paraId="1CC01053" w14:textId="77777777" w:rsidR="003E3C7F" w:rsidRPr="00C21E7A" w:rsidRDefault="003E3C7F" w:rsidP="003E3C7F">
                            <w:pPr>
                              <w:rPr>
                                <w:b/>
                                <w:bCs/>
                                <w:sz w:val="56"/>
                                <w:szCs w:val="56"/>
                              </w:rPr>
                            </w:pPr>
                            <w:r>
                              <w:rPr>
                                <w:rFonts w:hint="cs"/>
                                <w:b/>
                                <w:bCs/>
                                <w:sz w:val="56"/>
                                <w:szCs w:val="56"/>
                                <w:rtl/>
                              </w:rPr>
                              <w:t xml:space="preserve">                </w:t>
                            </w:r>
                            <w:r w:rsidRPr="00C21E7A">
                              <w:rPr>
                                <w:rFonts w:hint="cs"/>
                                <w:b/>
                                <w:bCs/>
                                <w:sz w:val="56"/>
                                <w:szCs w:val="56"/>
                                <w:rtl/>
                              </w:rPr>
                              <w:t>توصيف وتحليل المتطلبات:</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9EDBEE" id="_x0000_t202" coordsize="21600,21600" o:spt="202" path="m,l,21600r21600,l21600,xe">
                <v:stroke joinstyle="miter"/>
                <v:path gradientshapeok="t" o:connecttype="rect"/>
              </v:shapetype>
              <v:shape id="مربع نص 7" o:spid="_x0000_s1032" type="#_x0000_t202" style="position:absolute;margin-left:-48.65pt;margin-top:-41.2pt;width:524pt;height:779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" fillcolor="#4472c4 [3204]" strokecolor="#09101d [484]" strokeweight="1pt">
                <v:textbox>
                  <w:txbxContent>
                    <w:p w14:paraId="53C49985" w14:textId="77777777" w:rsidR="003E3C7F" w:rsidRDefault="003E3C7F" w:rsidP="003E3C7F">
                      <w:pPr>
                        <w:rPr>
                          <w:b/>
                          <w:bCs/>
                          <w:sz w:val="96"/>
                          <w:szCs w:val="96"/>
                          <w:rtl/>
                        </w:rPr>
                      </w:pPr>
                    </w:p>
                    <w:p w14:paraId="3842657A" w14:textId="77777777" w:rsidR="003E3C7F" w:rsidRDefault="003E3C7F" w:rsidP="003E3C7F">
                      <w:pPr>
                        <w:rPr>
                          <w:b/>
                          <w:bCs/>
                          <w:sz w:val="96"/>
                          <w:szCs w:val="96"/>
                          <w:rtl/>
                        </w:rPr>
                      </w:pPr>
                    </w:p>
                    <w:p w14:paraId="663BC1D9" w14:textId="77777777" w:rsidR="003E3C7F" w:rsidRDefault="003E3C7F" w:rsidP="003E3C7F">
                      <w:pPr>
                        <w:rPr>
                          <w:b/>
                          <w:bCs/>
                          <w:sz w:val="96"/>
                          <w:szCs w:val="96"/>
                          <w:rtl/>
                        </w:rPr>
                      </w:pPr>
                    </w:p>
                    <w:p w14:paraId="1D889B71" w14:textId="77777777" w:rsidR="003E3C7F" w:rsidRDefault="003E3C7F" w:rsidP="003E3C7F">
                      <w:pPr>
                        <w:rPr>
                          <w:b/>
                          <w:bCs/>
                          <w:sz w:val="96"/>
                          <w:szCs w:val="96"/>
                          <w:rtl/>
                        </w:rPr>
                      </w:pPr>
                      <w:r>
                        <w:rPr>
                          <w:rFonts w:hint="cs"/>
                          <w:b/>
                          <w:bCs/>
                          <w:sz w:val="96"/>
                          <w:szCs w:val="96"/>
                          <w:rtl/>
                        </w:rPr>
                        <w:t xml:space="preserve">           </w:t>
                      </w:r>
                      <w:r w:rsidRPr="00B023CD">
                        <w:rPr>
                          <w:rFonts w:hint="cs"/>
                          <w:b/>
                          <w:bCs/>
                          <w:sz w:val="96"/>
                          <w:szCs w:val="96"/>
                          <w:rtl/>
                        </w:rPr>
                        <w:t>الفصل الثالث</w:t>
                      </w:r>
                    </w:p>
                    <w:p w14:paraId="1CC01053" w14:textId="77777777" w:rsidR="003E3C7F" w:rsidRPr="00C21E7A" w:rsidRDefault="003E3C7F" w:rsidP="003E3C7F">
                      <w:pPr>
                        <w:rPr>
                          <w:b/>
                          <w:bCs/>
                          <w:sz w:val="56"/>
                          <w:szCs w:val="56"/>
                        </w:rPr>
                      </w:pPr>
                      <w:r>
                        <w:rPr>
                          <w:rFonts w:hint="cs"/>
                          <w:b/>
                          <w:bCs/>
                          <w:sz w:val="56"/>
                          <w:szCs w:val="56"/>
                          <w:rtl/>
                        </w:rPr>
                        <w:t xml:space="preserve">                </w:t>
                      </w:r>
                      <w:r w:rsidRPr="00C21E7A">
                        <w:rPr>
                          <w:rFonts w:hint="cs"/>
                          <w:b/>
                          <w:bCs/>
                          <w:sz w:val="56"/>
                          <w:szCs w:val="56"/>
                          <w:rtl/>
                        </w:rPr>
                        <w:t>توصيف وتحليل المتطلبات:</w:t>
                      </w:r>
                    </w:p>
                  </w:txbxContent>
                </v:textbox>
                <w10:wrap anchorx="margin"/>
              </v:shape>
            </w:pict>
          </mc:Fallback>
        </mc:AlternateContent>
      </w:r>
    </w:p>
    <w:p w14:paraId="6D0B76AB" w14:textId="42B2765A" w:rsidR="00CF37FB" w:rsidRDefault="00CF37FB" w:rsidP="00CF37FB">
      <w:pPr>
        <w:autoSpaceDE w:val="0"/>
        <w:autoSpaceDN w:val="0"/>
        <w:bidi w:val="0"/>
        <w:adjustRightInd w:val="0"/>
        <w:spacing w:after="0" w:line="240" w:lineRule="auto"/>
        <w:ind w:left="720"/>
        <w:jc w:val="right"/>
        <w:rPr>
          <w:rFonts w:asciiTheme="minorBidi" w:hAnsiTheme="minorBidi"/>
          <w:sz w:val="32"/>
          <w:szCs w:val="32"/>
        </w:rPr>
      </w:pPr>
    </w:p>
    <w:p w14:paraId="4D561D7E" w14:textId="23CCF049" w:rsidR="00CF37FB" w:rsidRDefault="00CF37FB" w:rsidP="00CF37FB">
      <w:pPr>
        <w:autoSpaceDE w:val="0"/>
        <w:autoSpaceDN w:val="0"/>
        <w:bidi w:val="0"/>
        <w:adjustRightInd w:val="0"/>
        <w:spacing w:after="0" w:line="240" w:lineRule="auto"/>
        <w:ind w:left="720"/>
        <w:jc w:val="right"/>
        <w:rPr>
          <w:rFonts w:asciiTheme="minorBidi" w:hAnsiTheme="minorBidi"/>
          <w:sz w:val="32"/>
          <w:szCs w:val="32"/>
          <w:rtl/>
        </w:rPr>
      </w:pPr>
    </w:p>
    <w:p w14:paraId="1DBA66F2" w14:textId="05428E9B" w:rsidR="00CF37FB" w:rsidRDefault="00CF37FB" w:rsidP="00CF37FB">
      <w:pPr>
        <w:autoSpaceDE w:val="0"/>
        <w:autoSpaceDN w:val="0"/>
        <w:bidi w:val="0"/>
        <w:adjustRightInd w:val="0"/>
        <w:spacing w:after="0" w:line="240" w:lineRule="auto"/>
        <w:ind w:left="720"/>
        <w:jc w:val="right"/>
        <w:rPr>
          <w:rFonts w:asciiTheme="minorBidi" w:hAnsiTheme="minorBidi"/>
          <w:sz w:val="32"/>
          <w:szCs w:val="32"/>
        </w:rPr>
      </w:pPr>
    </w:p>
    <w:p w14:paraId="52CF759D" w14:textId="4804752D" w:rsidR="00CF37FB" w:rsidRDefault="00CF37FB" w:rsidP="00CF37FB">
      <w:pPr>
        <w:autoSpaceDE w:val="0"/>
        <w:autoSpaceDN w:val="0"/>
        <w:bidi w:val="0"/>
        <w:adjustRightInd w:val="0"/>
        <w:spacing w:after="0" w:line="240" w:lineRule="auto"/>
        <w:ind w:left="720"/>
        <w:jc w:val="right"/>
        <w:rPr>
          <w:rFonts w:asciiTheme="minorBidi" w:hAnsiTheme="minorBidi"/>
          <w:sz w:val="32"/>
          <w:szCs w:val="32"/>
        </w:rPr>
      </w:pPr>
    </w:p>
    <w:p w14:paraId="613E04A4" w14:textId="1268171B" w:rsidR="00CF37FB" w:rsidRDefault="00CF37FB" w:rsidP="00603A39">
      <w:pPr>
        <w:autoSpaceDE w:val="0"/>
        <w:autoSpaceDN w:val="0"/>
        <w:bidi w:val="0"/>
        <w:adjustRightInd w:val="0"/>
        <w:spacing w:after="0" w:line="240" w:lineRule="auto"/>
        <w:rPr>
          <w:rFonts w:asciiTheme="minorBidi" w:hAnsiTheme="minorBidi"/>
          <w:sz w:val="32"/>
          <w:szCs w:val="32"/>
        </w:rPr>
      </w:pPr>
    </w:p>
    <w:p w14:paraId="2428B643" w14:textId="0ADB24BA" w:rsidR="00466C36" w:rsidRPr="006551B2" w:rsidRDefault="00725625" w:rsidP="00603A39">
      <w:pPr>
        <w:tabs>
          <w:tab w:val="center" w:pos="4153"/>
          <w:tab w:val="right" w:pos="8306"/>
        </w:tabs>
        <w:bidi w:val="0"/>
        <w:rPr>
          <w:rFonts w:cstheme="minorHAnsi"/>
          <w:sz w:val="22"/>
          <w:szCs w:val="22"/>
        </w:rPr>
      </w:pPr>
      <w:r>
        <w:rPr>
          <w:rFonts w:cstheme="minorHAnsi"/>
          <w:b/>
          <w:bCs/>
          <w:sz w:val="28"/>
          <w:szCs w:val="28"/>
        </w:rPr>
        <w:tab/>
      </w:r>
      <w:r>
        <w:rPr>
          <w:rFonts w:cstheme="minorHAnsi"/>
          <w:b/>
          <w:bCs/>
          <w:sz w:val="28"/>
          <w:szCs w:val="28"/>
        </w:rPr>
        <w:tab/>
      </w:r>
    </w:p>
    <w:p w14:paraId="453FEB2B" w14:textId="02D12862" w:rsidR="00F92D54" w:rsidRPr="00603A39" w:rsidRDefault="00F92D54">
      <w:pPr>
        <w:rPr>
          <w:b/>
          <w:bCs/>
          <w:color w:val="2F5496" w:themeColor="accent1" w:themeShade="BF"/>
          <w:sz w:val="32"/>
          <w:szCs w:val="32"/>
          <w:rtl/>
        </w:rPr>
      </w:pPr>
    </w:p>
    <w:p w14:paraId="1A49B168" w14:textId="79A3C65C" w:rsidR="00AD0562" w:rsidRDefault="00AD0562" w:rsidP="00F20D5D">
      <w:pPr>
        <w:rPr>
          <w:b/>
          <w:bCs/>
          <w:color w:val="2F5496" w:themeColor="accent1" w:themeShade="BF"/>
          <w:sz w:val="32"/>
          <w:szCs w:val="32"/>
          <w:rtl/>
        </w:rPr>
      </w:pPr>
    </w:p>
    <w:p w14:paraId="04F91BAD" w14:textId="5266953F" w:rsidR="002D6A37" w:rsidRDefault="002D6A37" w:rsidP="00F20D5D">
      <w:pPr>
        <w:rPr>
          <w:b/>
          <w:bCs/>
          <w:color w:val="2F5496" w:themeColor="accent1" w:themeShade="BF"/>
          <w:sz w:val="32"/>
          <w:szCs w:val="32"/>
          <w:rtl/>
        </w:rPr>
      </w:pPr>
    </w:p>
    <w:p w14:paraId="2C9F1348" w14:textId="28DFB67E" w:rsidR="002D6A37" w:rsidRDefault="002D6A37">
      <w:pPr>
        <w:rPr>
          <w:b/>
          <w:bCs/>
          <w:color w:val="2F5496" w:themeColor="accent1" w:themeShade="BF"/>
          <w:sz w:val="32"/>
          <w:szCs w:val="32"/>
          <w:rtl/>
        </w:rPr>
      </w:pPr>
    </w:p>
    <w:p w14:paraId="1A4A3CEF" w14:textId="77777777" w:rsidR="002D6A37" w:rsidRDefault="002D6A37">
      <w:pPr>
        <w:rPr>
          <w:b/>
          <w:bCs/>
          <w:color w:val="2F5496" w:themeColor="accent1" w:themeShade="BF"/>
          <w:sz w:val="32"/>
          <w:szCs w:val="32"/>
          <w:rtl/>
        </w:rPr>
      </w:pPr>
    </w:p>
    <w:p w14:paraId="688BCD1F" w14:textId="77777777" w:rsidR="002D6A37" w:rsidRDefault="002D6A37">
      <w:pPr>
        <w:rPr>
          <w:b/>
          <w:bCs/>
          <w:color w:val="2F5496" w:themeColor="accent1" w:themeShade="BF"/>
          <w:sz w:val="32"/>
          <w:szCs w:val="32"/>
          <w:rtl/>
        </w:rPr>
      </w:pPr>
    </w:p>
    <w:p w14:paraId="4C0BE4F5" w14:textId="77777777" w:rsidR="002D6A37" w:rsidRDefault="002D6A37">
      <w:pPr>
        <w:rPr>
          <w:b/>
          <w:bCs/>
          <w:color w:val="2F5496" w:themeColor="accent1" w:themeShade="BF"/>
          <w:sz w:val="32"/>
          <w:szCs w:val="32"/>
          <w:rtl/>
        </w:rPr>
      </w:pPr>
    </w:p>
    <w:p w14:paraId="700A8635" w14:textId="77777777" w:rsidR="002D6A37" w:rsidRDefault="002D6A37">
      <w:pPr>
        <w:rPr>
          <w:b/>
          <w:bCs/>
          <w:color w:val="2F5496" w:themeColor="accent1" w:themeShade="BF"/>
          <w:sz w:val="32"/>
          <w:szCs w:val="32"/>
          <w:rtl/>
        </w:rPr>
      </w:pPr>
    </w:p>
    <w:p w14:paraId="4307B064" w14:textId="77777777" w:rsidR="002D6A37" w:rsidRDefault="002D6A37">
      <w:pPr>
        <w:rPr>
          <w:b/>
          <w:bCs/>
          <w:color w:val="2F5496" w:themeColor="accent1" w:themeShade="BF"/>
          <w:sz w:val="32"/>
          <w:szCs w:val="32"/>
          <w:rtl/>
        </w:rPr>
      </w:pPr>
    </w:p>
    <w:p w14:paraId="3451CCC4" w14:textId="77777777" w:rsidR="002D6A37" w:rsidRDefault="002D6A37">
      <w:pPr>
        <w:rPr>
          <w:b/>
          <w:bCs/>
          <w:color w:val="2F5496" w:themeColor="accent1" w:themeShade="BF"/>
          <w:sz w:val="32"/>
          <w:szCs w:val="32"/>
          <w:rtl/>
        </w:rPr>
      </w:pPr>
    </w:p>
    <w:p w14:paraId="45D68985" w14:textId="53B93C40" w:rsidR="00603A39" w:rsidRDefault="002D6A37" w:rsidP="00B023CD">
      <w:pPr>
        <w:rPr>
          <w:b/>
          <w:bCs/>
          <w:color w:val="2F5496" w:themeColor="accent1" w:themeShade="BF"/>
          <w:sz w:val="32"/>
          <w:szCs w:val="32"/>
          <w:rtl/>
        </w:rPr>
      </w:pPr>
      <w:r>
        <w:rPr>
          <w:b/>
          <w:bCs/>
          <w:color w:val="2F5496" w:themeColor="accent1" w:themeShade="BF"/>
          <w:sz w:val="32"/>
          <w:szCs w:val="32"/>
          <w:rtl/>
        </w:rPr>
        <w:br w:type="page"/>
      </w:r>
    </w:p>
    <w:p w14:paraId="50EF6A7D" w14:textId="77777777" w:rsidR="00603A39" w:rsidRDefault="00603A39" w:rsidP="00F20D5D">
      <w:pPr>
        <w:rPr>
          <w:b/>
          <w:bCs/>
          <w:color w:val="2F5496" w:themeColor="accent1" w:themeShade="BF"/>
          <w:sz w:val="32"/>
          <w:szCs w:val="32"/>
        </w:rPr>
      </w:pPr>
    </w:p>
    <w:p w14:paraId="51C2EC49" w14:textId="27E9D756" w:rsidR="00473174" w:rsidRPr="00473174" w:rsidRDefault="004C785C" w:rsidP="00473174">
      <w:pPr>
        <w:bidi w:val="0"/>
        <w:ind w:left="720"/>
        <w:jc w:val="right"/>
        <w:outlineLvl w:val="1"/>
        <w:rPr>
          <w:b/>
          <w:bCs/>
          <w:color w:val="2F5496" w:themeColor="accent1" w:themeShade="BF"/>
          <w:sz w:val="32"/>
          <w:szCs w:val="32"/>
          <w:rtl/>
        </w:rPr>
      </w:pPr>
      <w:bookmarkStart w:id="13" w:name="_Toc198513789"/>
      <w:r>
        <w:rPr>
          <w:rFonts w:hint="cs"/>
          <w:b/>
          <w:bCs/>
          <w:color w:val="2F5496" w:themeColor="accent1" w:themeShade="BF"/>
          <w:sz w:val="32"/>
          <w:szCs w:val="32"/>
          <w:rtl/>
        </w:rPr>
        <w:t xml:space="preserve">3.1 </w:t>
      </w:r>
      <w:proofErr w:type="gramStart"/>
      <w:r w:rsidR="00BA1061">
        <w:rPr>
          <w:rFonts w:hint="cs"/>
          <w:b/>
          <w:bCs/>
          <w:color w:val="2F5496" w:themeColor="accent1" w:themeShade="BF"/>
          <w:sz w:val="32"/>
          <w:szCs w:val="32"/>
          <w:rtl/>
        </w:rPr>
        <w:t>المقدمة :</w:t>
      </w:r>
      <w:bookmarkStart w:id="14" w:name="_Toc198513790"/>
      <w:bookmarkEnd w:id="13"/>
      <w:proofErr w:type="gramEnd"/>
    </w:p>
    <w:p w14:paraId="2A66B90F" w14:textId="6BCDE04D" w:rsidR="00473174" w:rsidRPr="00473174" w:rsidRDefault="00473174" w:rsidP="00473174">
      <w:pPr>
        <w:ind w:left="656" w:hanging="720"/>
        <w:outlineLvl w:val="1"/>
        <w:rPr>
          <w:sz w:val="24"/>
          <w:szCs w:val="24"/>
          <w:rtl/>
        </w:rPr>
      </w:pPr>
      <w:r w:rsidRPr="00473174">
        <w:rPr>
          <w:rFonts w:cs="Arial"/>
          <w:sz w:val="24"/>
          <w:szCs w:val="24"/>
          <w:rtl/>
        </w:rPr>
        <w:t xml:space="preserve">يتناول هذا الفصل مرحلة تحليل وتوصيف المتطلبات لمشروع منصة القضاء </w:t>
      </w:r>
      <w:proofErr w:type="gramStart"/>
      <w:r w:rsidRPr="00473174">
        <w:rPr>
          <w:rFonts w:cs="Arial"/>
          <w:sz w:val="24"/>
          <w:szCs w:val="24"/>
          <w:rtl/>
        </w:rPr>
        <w:t>الذكي</w:t>
      </w:r>
      <w:r w:rsidRPr="00473174">
        <w:rPr>
          <w:sz w:val="24"/>
          <w:szCs w:val="24"/>
        </w:rPr>
        <w:t xml:space="preserve"> </w:t>
      </w:r>
      <w:r w:rsidRPr="00473174">
        <w:rPr>
          <w:rFonts w:cs="Arial"/>
          <w:sz w:val="24"/>
          <w:szCs w:val="24"/>
          <w:rtl/>
        </w:rPr>
        <w:t>،</w:t>
      </w:r>
      <w:proofErr w:type="gramEnd"/>
      <w:r w:rsidRPr="00473174">
        <w:rPr>
          <w:rFonts w:cs="Arial"/>
          <w:sz w:val="24"/>
          <w:szCs w:val="24"/>
          <w:rtl/>
        </w:rPr>
        <w:t xml:space="preserve"> وهي المرحلة الأساسية التي تسبق التصميم والتنفيذ. يهدف التحليل إلى فهم دقيق لاحتياجات المستخدمين وتحديد الوظائف التي يجب أن يوفرها النظام، بالإضافة إلى المتطلبات غير الوظيفية التي تضمن جودة وأمان المنصة. تم استخلاص هذه المتطلبات بناءً على دراسة الواقع القضائي اليمني وتحليل المكونات البرمجية الفعلية المنفذة في النظام</w:t>
      </w:r>
      <w:r w:rsidRPr="00473174">
        <w:rPr>
          <w:sz w:val="24"/>
          <w:szCs w:val="24"/>
        </w:rPr>
        <w:t>.</w:t>
      </w:r>
    </w:p>
    <w:p w14:paraId="41D6418D" w14:textId="287D7414" w:rsidR="00473174" w:rsidRPr="00473174" w:rsidRDefault="00473174" w:rsidP="00473174">
      <w:pPr>
        <w:ind w:left="656" w:hanging="720"/>
        <w:outlineLvl w:val="1"/>
        <w:rPr>
          <w:b/>
          <w:bCs/>
          <w:color w:val="4472C4" w:themeColor="accent1"/>
          <w:sz w:val="24"/>
          <w:szCs w:val="24"/>
          <w:rtl/>
        </w:rPr>
      </w:pPr>
      <w:r>
        <w:rPr>
          <w:rFonts w:ascii="Arial" w:eastAsia="Arial" w:hAnsi="Arial" w:cs="Arial"/>
          <w:rtl/>
        </w:rPr>
        <w:t>.</w:t>
      </w:r>
      <w:r>
        <w:rPr>
          <w:rFonts w:hint="cs"/>
          <w:b/>
          <w:bCs/>
          <w:color w:val="2F5496" w:themeColor="accent1" w:themeShade="BF"/>
          <w:sz w:val="32"/>
          <w:szCs w:val="32"/>
          <w:rtl/>
        </w:rPr>
        <w:t xml:space="preserve">3.2 </w:t>
      </w:r>
      <w:r w:rsidRPr="00473174">
        <w:rPr>
          <w:rFonts w:cs="Arial"/>
          <w:b/>
          <w:bCs/>
          <w:color w:val="4472C4" w:themeColor="accent1"/>
          <w:sz w:val="24"/>
          <w:szCs w:val="24"/>
          <w:rtl/>
        </w:rPr>
        <w:t>الجهات المستفيدة (المستخدمون</w:t>
      </w:r>
      <w:proofErr w:type="gramStart"/>
      <w:r w:rsidRPr="00473174">
        <w:rPr>
          <w:rFonts w:cs="Arial"/>
          <w:b/>
          <w:bCs/>
          <w:color w:val="4472C4" w:themeColor="accent1"/>
          <w:sz w:val="24"/>
          <w:szCs w:val="24"/>
          <w:rtl/>
        </w:rPr>
        <w:t>)</w:t>
      </w:r>
      <w:r>
        <w:rPr>
          <w:rFonts w:hint="cs"/>
          <w:b/>
          <w:bCs/>
          <w:color w:val="2F5496" w:themeColor="accent1" w:themeShade="BF"/>
          <w:sz w:val="32"/>
          <w:szCs w:val="32"/>
          <w:rtl/>
        </w:rPr>
        <w:t xml:space="preserve"> :</w:t>
      </w:r>
      <w:proofErr w:type="gramEnd"/>
    </w:p>
    <w:p w14:paraId="23B08A25" w14:textId="77777777" w:rsidR="00473174" w:rsidRDefault="00473174" w:rsidP="00473174">
      <w:pPr>
        <w:ind w:left="656" w:hanging="720"/>
        <w:outlineLvl w:val="1"/>
        <w:rPr>
          <w:rFonts w:cs="Arial"/>
          <w:sz w:val="24"/>
          <w:szCs w:val="24"/>
          <w:rtl/>
        </w:rPr>
      </w:pPr>
      <w:r w:rsidRPr="00473174">
        <w:rPr>
          <w:rFonts w:cs="Arial"/>
          <w:sz w:val="24"/>
          <w:szCs w:val="24"/>
          <w:rtl/>
        </w:rPr>
        <w:t>تم تصميم النظام ليدعم أدواراً متعددة بصلاحيات مخصصة لكل دور، وهي كالتالي:</w:t>
      </w:r>
    </w:p>
    <w:tbl>
      <w:tblPr>
        <w:bidiVisual/>
        <w:tblW w:w="5000" w:type="pct"/>
        <w:jc w:val="center"/>
        <w:tblLook w:val="04A0" w:firstRow="1" w:lastRow="0" w:firstColumn="1" w:lastColumn="0" w:noHBand="0" w:noVBand="1"/>
      </w:tblPr>
      <w:tblGrid>
        <w:gridCol w:w="1766"/>
        <w:gridCol w:w="6540"/>
      </w:tblGrid>
      <w:tr w:rsidR="00473174" w:rsidRPr="00473174" w14:paraId="7DC1429D" w14:textId="77777777" w:rsidTr="00473174">
        <w:trPr>
          <w:trHeight w:val="20"/>
          <w:jc w:val="center"/>
        </w:trPr>
        <w:tc>
          <w:tcPr>
            <w:tcW w:w="1063" w:type="pct"/>
            <w:tcBorders>
              <w:top w:val="single" w:sz="8" w:space="0" w:color="E1E4E8"/>
              <w:left w:val="nil"/>
              <w:bottom w:val="single" w:sz="8" w:space="0" w:color="E1E4E8"/>
              <w:right w:val="single" w:sz="8" w:space="0" w:color="F6F8FA"/>
            </w:tcBorders>
            <w:vAlign w:val="center"/>
            <w:hideMark/>
          </w:tcPr>
          <w:p w14:paraId="7CF118E5" w14:textId="77777777" w:rsidR="00473174" w:rsidRPr="00473174" w:rsidRDefault="00473174" w:rsidP="00473174">
            <w:pPr>
              <w:spacing w:after="0" w:line="240" w:lineRule="auto"/>
              <w:jc w:val="center"/>
              <w:rPr>
                <w:rFonts w:ascii="Times New Roman" w:eastAsia="Times New Roman" w:hAnsi="Times New Roman" w:cs="Times New Roman"/>
                <w:b/>
                <w:bCs/>
                <w:color w:val="000000"/>
                <w:sz w:val="22"/>
                <w:szCs w:val="22"/>
              </w:rPr>
            </w:pPr>
            <w:r w:rsidRPr="00473174">
              <w:rPr>
                <w:rFonts w:ascii="Times New Roman" w:eastAsia="Times New Roman" w:hAnsi="Times New Roman" w:cs="Times New Roman"/>
                <w:b/>
                <w:bCs/>
                <w:color w:val="000000"/>
                <w:sz w:val="22"/>
                <w:szCs w:val="22"/>
                <w:rtl/>
              </w:rPr>
              <w:t>الدور</w:t>
            </w:r>
          </w:p>
        </w:tc>
        <w:tc>
          <w:tcPr>
            <w:tcW w:w="3937" w:type="pct"/>
            <w:tcBorders>
              <w:top w:val="single" w:sz="8" w:space="0" w:color="E1E4E8"/>
              <w:left w:val="nil"/>
              <w:bottom w:val="single" w:sz="8" w:space="0" w:color="E1E4E8"/>
              <w:right w:val="nil"/>
            </w:tcBorders>
            <w:vAlign w:val="center"/>
            <w:hideMark/>
          </w:tcPr>
          <w:p w14:paraId="4854F17E" w14:textId="77777777" w:rsidR="00473174" w:rsidRPr="00473174" w:rsidRDefault="00473174" w:rsidP="00473174">
            <w:pPr>
              <w:spacing w:after="0" w:line="240" w:lineRule="auto"/>
              <w:jc w:val="center"/>
              <w:rPr>
                <w:rFonts w:ascii="Times New Roman" w:eastAsia="Times New Roman" w:hAnsi="Times New Roman" w:cs="Times New Roman"/>
                <w:b/>
                <w:bCs/>
                <w:color w:val="000000"/>
                <w:sz w:val="22"/>
                <w:szCs w:val="22"/>
                <w:rtl/>
              </w:rPr>
            </w:pPr>
            <w:r w:rsidRPr="00473174">
              <w:rPr>
                <w:rFonts w:ascii="Times New Roman" w:eastAsia="Times New Roman" w:hAnsi="Times New Roman" w:cs="Times New Roman"/>
                <w:b/>
                <w:bCs/>
                <w:color w:val="000000"/>
                <w:sz w:val="22"/>
                <w:szCs w:val="22"/>
                <w:rtl/>
              </w:rPr>
              <w:t>الوصف</w:t>
            </w:r>
            <w:r w:rsidRPr="00473174">
              <w:rPr>
                <w:rFonts w:ascii="Times New Roman" w:eastAsia="Times New Roman" w:hAnsi="Times New Roman" w:cs="Times New Roman"/>
                <w:b/>
                <w:bCs/>
                <w:color w:val="000000"/>
                <w:sz w:val="22"/>
                <w:szCs w:val="22"/>
              </w:rPr>
              <w:t xml:space="preserve"> </w:t>
            </w:r>
            <w:r w:rsidRPr="00473174">
              <w:rPr>
                <w:rFonts w:ascii="Times New Roman" w:eastAsia="Times New Roman" w:hAnsi="Times New Roman" w:cs="Times New Roman"/>
                <w:b/>
                <w:bCs/>
                <w:color w:val="000000"/>
                <w:sz w:val="22"/>
                <w:szCs w:val="22"/>
                <w:rtl/>
              </w:rPr>
              <w:t>والمسؤوليات</w:t>
            </w:r>
          </w:p>
        </w:tc>
      </w:tr>
      <w:tr w:rsidR="00473174" w:rsidRPr="00473174" w14:paraId="7941FE42" w14:textId="77777777" w:rsidTr="00473174">
        <w:trPr>
          <w:trHeight w:val="20"/>
          <w:jc w:val="center"/>
        </w:trPr>
        <w:tc>
          <w:tcPr>
            <w:tcW w:w="1063" w:type="pct"/>
            <w:tcBorders>
              <w:top w:val="nil"/>
              <w:left w:val="nil"/>
              <w:bottom w:val="single" w:sz="8" w:space="0" w:color="E1E4E8"/>
              <w:right w:val="single" w:sz="8" w:space="0" w:color="F6F8FA"/>
            </w:tcBorders>
            <w:vAlign w:val="center"/>
            <w:hideMark/>
          </w:tcPr>
          <w:p w14:paraId="7A258B0D" w14:textId="77777777" w:rsidR="00473174" w:rsidRPr="00473174" w:rsidRDefault="00473174" w:rsidP="00473174">
            <w:pPr>
              <w:spacing w:after="0" w:line="240" w:lineRule="auto"/>
              <w:jc w:val="center"/>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tl/>
              </w:rPr>
              <w:t>المسؤول</w:t>
            </w:r>
            <w:r w:rsidRPr="00473174">
              <w:rPr>
                <w:rFonts w:ascii="Times New Roman" w:eastAsia="Times New Roman" w:hAnsi="Times New Roman" w:cs="Times New Roman"/>
                <w:color w:val="000000"/>
                <w:sz w:val="20"/>
                <w:szCs w:val="20"/>
              </w:rPr>
              <w:t xml:space="preserve"> (Admin)</w:t>
            </w:r>
          </w:p>
        </w:tc>
        <w:tc>
          <w:tcPr>
            <w:tcW w:w="3937" w:type="pct"/>
            <w:tcBorders>
              <w:top w:val="nil"/>
              <w:left w:val="nil"/>
              <w:bottom w:val="single" w:sz="8" w:space="0" w:color="E1E4E8"/>
              <w:right w:val="nil"/>
            </w:tcBorders>
            <w:vAlign w:val="center"/>
            <w:hideMark/>
          </w:tcPr>
          <w:p w14:paraId="0D54620B" w14:textId="77777777" w:rsidR="00473174" w:rsidRPr="00473174" w:rsidRDefault="00473174" w:rsidP="00473174">
            <w:pPr>
              <w:spacing w:after="0" w:line="240" w:lineRule="auto"/>
              <w:jc w:val="center"/>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tl/>
              </w:rPr>
              <w:t>إدارة</w:t>
            </w:r>
            <w:r w:rsidRPr="00473174">
              <w:rPr>
                <w:rFonts w:ascii="Times New Roman" w:eastAsia="Times New Roman" w:hAnsi="Times New Roman" w:cs="Times New Roman"/>
                <w:color w:val="000000"/>
                <w:sz w:val="20"/>
                <w:szCs w:val="20"/>
              </w:rPr>
              <w:t xml:space="preserve"> </w:t>
            </w:r>
            <w:r w:rsidRPr="00473174">
              <w:rPr>
                <w:rFonts w:ascii="Times New Roman" w:eastAsia="Times New Roman" w:hAnsi="Times New Roman" w:cs="Times New Roman"/>
                <w:color w:val="000000"/>
                <w:sz w:val="20"/>
                <w:szCs w:val="20"/>
                <w:rtl/>
              </w:rPr>
              <w:t>النظام بالكامل، إدارة حسابات المستخدمين، ومراقبة سجلات النظام</w:t>
            </w:r>
            <w:r w:rsidRPr="00473174">
              <w:rPr>
                <w:rFonts w:ascii="Times New Roman" w:eastAsia="Times New Roman" w:hAnsi="Times New Roman" w:cs="Times New Roman"/>
                <w:color w:val="000000"/>
                <w:sz w:val="20"/>
                <w:szCs w:val="20"/>
              </w:rPr>
              <w:t xml:space="preserve"> (Audit Logs).</w:t>
            </w:r>
          </w:p>
        </w:tc>
      </w:tr>
      <w:tr w:rsidR="00473174" w:rsidRPr="00473174" w14:paraId="6E5B61FA" w14:textId="77777777" w:rsidTr="00473174">
        <w:trPr>
          <w:trHeight w:val="20"/>
          <w:jc w:val="center"/>
        </w:trPr>
        <w:tc>
          <w:tcPr>
            <w:tcW w:w="1063" w:type="pct"/>
            <w:tcBorders>
              <w:top w:val="nil"/>
              <w:left w:val="nil"/>
              <w:bottom w:val="single" w:sz="8" w:space="0" w:color="E1E4E8"/>
              <w:right w:val="single" w:sz="8" w:space="0" w:color="F6F8FA"/>
            </w:tcBorders>
            <w:vAlign w:val="center"/>
            <w:hideMark/>
          </w:tcPr>
          <w:p w14:paraId="73C42801" w14:textId="77777777" w:rsidR="00473174" w:rsidRPr="00473174" w:rsidRDefault="00473174" w:rsidP="00473174">
            <w:pPr>
              <w:spacing w:after="0" w:line="240" w:lineRule="auto"/>
              <w:jc w:val="center"/>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tl/>
              </w:rPr>
              <w:t>القاضي</w:t>
            </w:r>
            <w:r w:rsidRPr="00473174">
              <w:rPr>
                <w:rFonts w:ascii="Times New Roman" w:eastAsia="Times New Roman" w:hAnsi="Times New Roman" w:cs="Times New Roman"/>
                <w:color w:val="000000"/>
                <w:sz w:val="20"/>
                <w:szCs w:val="20"/>
              </w:rPr>
              <w:t xml:space="preserve"> (Judge)</w:t>
            </w:r>
          </w:p>
        </w:tc>
        <w:tc>
          <w:tcPr>
            <w:tcW w:w="3937" w:type="pct"/>
            <w:tcBorders>
              <w:top w:val="nil"/>
              <w:left w:val="nil"/>
              <w:bottom w:val="single" w:sz="8" w:space="0" w:color="E1E4E8"/>
              <w:right w:val="nil"/>
            </w:tcBorders>
            <w:vAlign w:val="center"/>
            <w:hideMark/>
          </w:tcPr>
          <w:p w14:paraId="473F9C48" w14:textId="77777777" w:rsidR="00473174" w:rsidRPr="00473174" w:rsidRDefault="00473174" w:rsidP="00473174">
            <w:pPr>
              <w:spacing w:after="0" w:line="240" w:lineRule="auto"/>
              <w:jc w:val="center"/>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tl/>
              </w:rPr>
              <w:t>استعراض</w:t>
            </w:r>
            <w:r w:rsidRPr="00473174">
              <w:rPr>
                <w:rFonts w:ascii="Times New Roman" w:eastAsia="Times New Roman" w:hAnsi="Times New Roman" w:cs="Times New Roman"/>
                <w:color w:val="000000"/>
                <w:sz w:val="20"/>
                <w:szCs w:val="20"/>
              </w:rPr>
              <w:t xml:space="preserve"> </w:t>
            </w:r>
            <w:r w:rsidRPr="00473174">
              <w:rPr>
                <w:rFonts w:ascii="Times New Roman" w:eastAsia="Times New Roman" w:hAnsi="Times New Roman" w:cs="Times New Roman"/>
                <w:color w:val="000000"/>
                <w:sz w:val="20"/>
                <w:szCs w:val="20"/>
                <w:rtl/>
              </w:rPr>
              <w:t>القضايا المحالة إليه، إدارة الجلسات، وإصدار الأحكام القضائية إلكترونياً</w:t>
            </w:r>
            <w:r w:rsidRPr="00473174">
              <w:rPr>
                <w:rFonts w:ascii="Times New Roman" w:eastAsia="Times New Roman" w:hAnsi="Times New Roman" w:cs="Times New Roman"/>
                <w:color w:val="000000"/>
                <w:sz w:val="20"/>
                <w:szCs w:val="20"/>
              </w:rPr>
              <w:t>.</w:t>
            </w:r>
          </w:p>
        </w:tc>
      </w:tr>
      <w:tr w:rsidR="00473174" w:rsidRPr="00473174" w14:paraId="4F32F3FC" w14:textId="77777777" w:rsidTr="00473174">
        <w:trPr>
          <w:trHeight w:val="20"/>
          <w:jc w:val="center"/>
        </w:trPr>
        <w:tc>
          <w:tcPr>
            <w:tcW w:w="1063" w:type="pct"/>
            <w:tcBorders>
              <w:top w:val="nil"/>
              <w:left w:val="nil"/>
              <w:bottom w:val="single" w:sz="8" w:space="0" w:color="E1E4E8"/>
              <w:right w:val="single" w:sz="8" w:space="0" w:color="F6F8FA"/>
            </w:tcBorders>
            <w:vAlign w:val="center"/>
            <w:hideMark/>
          </w:tcPr>
          <w:p w14:paraId="42CA9C45" w14:textId="77777777" w:rsidR="00473174" w:rsidRPr="00473174" w:rsidRDefault="00473174" w:rsidP="00473174">
            <w:pPr>
              <w:spacing w:after="0" w:line="240" w:lineRule="auto"/>
              <w:jc w:val="center"/>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tl/>
              </w:rPr>
              <w:t>المحامي</w:t>
            </w:r>
            <w:r w:rsidRPr="00473174">
              <w:rPr>
                <w:rFonts w:ascii="Times New Roman" w:eastAsia="Times New Roman" w:hAnsi="Times New Roman" w:cs="Times New Roman"/>
                <w:color w:val="000000"/>
                <w:sz w:val="20"/>
                <w:szCs w:val="20"/>
              </w:rPr>
              <w:t xml:space="preserve"> (Lawyer)</w:t>
            </w:r>
          </w:p>
        </w:tc>
        <w:tc>
          <w:tcPr>
            <w:tcW w:w="3937" w:type="pct"/>
            <w:tcBorders>
              <w:top w:val="nil"/>
              <w:left w:val="nil"/>
              <w:bottom w:val="single" w:sz="8" w:space="0" w:color="E1E4E8"/>
              <w:right w:val="nil"/>
            </w:tcBorders>
            <w:vAlign w:val="center"/>
            <w:hideMark/>
          </w:tcPr>
          <w:p w14:paraId="71D9E4FF" w14:textId="77777777" w:rsidR="00473174" w:rsidRPr="00473174" w:rsidRDefault="00473174" w:rsidP="00473174">
            <w:pPr>
              <w:spacing w:after="0" w:line="240" w:lineRule="auto"/>
              <w:jc w:val="center"/>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tl/>
              </w:rPr>
              <w:t>رفع</w:t>
            </w:r>
            <w:r w:rsidRPr="00473174">
              <w:rPr>
                <w:rFonts w:ascii="Times New Roman" w:eastAsia="Times New Roman" w:hAnsi="Times New Roman" w:cs="Times New Roman"/>
                <w:color w:val="000000"/>
                <w:sz w:val="20"/>
                <w:szCs w:val="20"/>
              </w:rPr>
              <w:t xml:space="preserve"> </w:t>
            </w:r>
            <w:r w:rsidRPr="00473174">
              <w:rPr>
                <w:rFonts w:ascii="Times New Roman" w:eastAsia="Times New Roman" w:hAnsi="Times New Roman" w:cs="Times New Roman"/>
                <w:color w:val="000000"/>
                <w:sz w:val="20"/>
                <w:szCs w:val="20"/>
                <w:rtl/>
              </w:rPr>
              <w:t>الدعاوى، إدارة ملفات الموكلين، متابعة الجلسات، واستخدام المساعد الذكي للبحث</w:t>
            </w:r>
            <w:r w:rsidRPr="00473174">
              <w:rPr>
                <w:rFonts w:ascii="Times New Roman" w:eastAsia="Times New Roman" w:hAnsi="Times New Roman" w:cs="Times New Roman"/>
                <w:color w:val="000000"/>
                <w:sz w:val="20"/>
                <w:szCs w:val="20"/>
              </w:rPr>
              <w:t xml:space="preserve"> </w:t>
            </w:r>
            <w:r w:rsidRPr="00473174">
              <w:rPr>
                <w:rFonts w:ascii="Times New Roman" w:eastAsia="Times New Roman" w:hAnsi="Times New Roman" w:cs="Times New Roman"/>
                <w:color w:val="000000"/>
                <w:sz w:val="20"/>
                <w:szCs w:val="20"/>
                <w:rtl/>
              </w:rPr>
              <w:t>القانوني</w:t>
            </w:r>
            <w:r w:rsidRPr="00473174">
              <w:rPr>
                <w:rFonts w:ascii="Times New Roman" w:eastAsia="Times New Roman" w:hAnsi="Times New Roman" w:cs="Times New Roman"/>
                <w:color w:val="000000"/>
                <w:sz w:val="20"/>
                <w:szCs w:val="20"/>
              </w:rPr>
              <w:t>.</w:t>
            </w:r>
          </w:p>
        </w:tc>
      </w:tr>
      <w:tr w:rsidR="00473174" w:rsidRPr="00473174" w14:paraId="347AAFE3" w14:textId="77777777" w:rsidTr="00473174">
        <w:trPr>
          <w:trHeight w:val="20"/>
          <w:jc w:val="center"/>
        </w:trPr>
        <w:tc>
          <w:tcPr>
            <w:tcW w:w="1063" w:type="pct"/>
            <w:tcBorders>
              <w:top w:val="nil"/>
              <w:left w:val="nil"/>
              <w:bottom w:val="single" w:sz="8" w:space="0" w:color="E1E4E8"/>
              <w:right w:val="single" w:sz="8" w:space="0" w:color="F6F8FA"/>
            </w:tcBorders>
            <w:vAlign w:val="center"/>
            <w:hideMark/>
          </w:tcPr>
          <w:p w14:paraId="70C6F35E" w14:textId="77777777" w:rsidR="00473174" w:rsidRPr="00473174" w:rsidRDefault="00473174" w:rsidP="00473174">
            <w:pPr>
              <w:spacing w:after="0" w:line="240" w:lineRule="auto"/>
              <w:jc w:val="center"/>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tl/>
              </w:rPr>
              <w:t>المواطن</w:t>
            </w:r>
            <w:r w:rsidRPr="00473174">
              <w:rPr>
                <w:rFonts w:ascii="Times New Roman" w:eastAsia="Times New Roman" w:hAnsi="Times New Roman" w:cs="Times New Roman"/>
                <w:color w:val="000000"/>
                <w:sz w:val="20"/>
                <w:szCs w:val="20"/>
              </w:rPr>
              <w:t xml:space="preserve"> (Citizen)</w:t>
            </w:r>
          </w:p>
        </w:tc>
        <w:tc>
          <w:tcPr>
            <w:tcW w:w="3937" w:type="pct"/>
            <w:tcBorders>
              <w:top w:val="nil"/>
              <w:left w:val="nil"/>
              <w:bottom w:val="single" w:sz="8" w:space="0" w:color="E1E4E8"/>
              <w:right w:val="nil"/>
            </w:tcBorders>
            <w:vAlign w:val="center"/>
            <w:hideMark/>
          </w:tcPr>
          <w:p w14:paraId="1B7361C6" w14:textId="77777777" w:rsidR="00473174" w:rsidRPr="00473174" w:rsidRDefault="00473174" w:rsidP="00473174">
            <w:pPr>
              <w:spacing w:after="0" w:line="240" w:lineRule="auto"/>
              <w:jc w:val="center"/>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tl/>
              </w:rPr>
              <w:t>متابعة</w:t>
            </w:r>
            <w:r w:rsidRPr="00473174">
              <w:rPr>
                <w:rFonts w:ascii="Times New Roman" w:eastAsia="Times New Roman" w:hAnsi="Times New Roman" w:cs="Times New Roman"/>
                <w:color w:val="000000"/>
                <w:sz w:val="20"/>
                <w:szCs w:val="20"/>
              </w:rPr>
              <w:t xml:space="preserve"> </w:t>
            </w:r>
            <w:r w:rsidRPr="00473174">
              <w:rPr>
                <w:rFonts w:ascii="Times New Roman" w:eastAsia="Times New Roman" w:hAnsi="Times New Roman" w:cs="Times New Roman"/>
                <w:color w:val="000000"/>
                <w:sz w:val="20"/>
                <w:szCs w:val="20"/>
                <w:rtl/>
              </w:rPr>
              <w:t>قضاياه الخاصة، التواصل مع محاميه، وتلقي الإشعارات حول تحديثات القضية</w:t>
            </w:r>
            <w:r w:rsidRPr="00473174">
              <w:rPr>
                <w:rFonts w:ascii="Times New Roman" w:eastAsia="Times New Roman" w:hAnsi="Times New Roman" w:cs="Times New Roman"/>
                <w:color w:val="000000"/>
                <w:sz w:val="20"/>
                <w:szCs w:val="20"/>
              </w:rPr>
              <w:t>.</w:t>
            </w:r>
          </w:p>
        </w:tc>
      </w:tr>
      <w:tr w:rsidR="00473174" w:rsidRPr="00473174" w14:paraId="49FCFE5A" w14:textId="77777777" w:rsidTr="00473174">
        <w:trPr>
          <w:trHeight w:val="20"/>
          <w:jc w:val="center"/>
        </w:trPr>
        <w:tc>
          <w:tcPr>
            <w:tcW w:w="1063" w:type="pct"/>
            <w:tcBorders>
              <w:top w:val="nil"/>
              <w:left w:val="nil"/>
              <w:bottom w:val="single" w:sz="8" w:space="0" w:color="E1E4E8"/>
              <w:right w:val="single" w:sz="8" w:space="0" w:color="F6F8FA"/>
            </w:tcBorders>
            <w:vAlign w:val="center"/>
            <w:hideMark/>
          </w:tcPr>
          <w:p w14:paraId="61BA71D4" w14:textId="77777777" w:rsidR="00473174" w:rsidRPr="00473174" w:rsidRDefault="00473174" w:rsidP="00473174">
            <w:pPr>
              <w:spacing w:after="0" w:line="240" w:lineRule="auto"/>
              <w:jc w:val="center"/>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tl/>
              </w:rPr>
              <w:t>كاتب العدل</w:t>
            </w:r>
            <w:r w:rsidRPr="00473174">
              <w:rPr>
                <w:rFonts w:ascii="Times New Roman" w:eastAsia="Times New Roman" w:hAnsi="Times New Roman" w:cs="Times New Roman"/>
                <w:color w:val="000000"/>
                <w:sz w:val="20"/>
                <w:szCs w:val="20"/>
              </w:rPr>
              <w:t xml:space="preserve"> (Notary)</w:t>
            </w:r>
          </w:p>
        </w:tc>
        <w:tc>
          <w:tcPr>
            <w:tcW w:w="3937" w:type="pct"/>
            <w:tcBorders>
              <w:top w:val="nil"/>
              <w:left w:val="nil"/>
              <w:bottom w:val="single" w:sz="8" w:space="0" w:color="E1E4E8"/>
              <w:right w:val="nil"/>
            </w:tcBorders>
            <w:vAlign w:val="center"/>
            <w:hideMark/>
          </w:tcPr>
          <w:p w14:paraId="48ADAE1A" w14:textId="77777777" w:rsidR="00473174" w:rsidRPr="00473174" w:rsidRDefault="00473174" w:rsidP="00473174">
            <w:pPr>
              <w:spacing w:after="0" w:line="240" w:lineRule="auto"/>
              <w:jc w:val="center"/>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tl/>
              </w:rPr>
              <w:t>توثيق</w:t>
            </w:r>
            <w:r w:rsidRPr="00473174">
              <w:rPr>
                <w:rFonts w:ascii="Times New Roman" w:eastAsia="Times New Roman" w:hAnsi="Times New Roman" w:cs="Times New Roman"/>
                <w:color w:val="000000"/>
                <w:sz w:val="20"/>
                <w:szCs w:val="20"/>
              </w:rPr>
              <w:t xml:space="preserve"> </w:t>
            </w:r>
            <w:r w:rsidRPr="00473174">
              <w:rPr>
                <w:rFonts w:ascii="Times New Roman" w:eastAsia="Times New Roman" w:hAnsi="Times New Roman" w:cs="Times New Roman"/>
                <w:color w:val="000000"/>
                <w:sz w:val="20"/>
                <w:szCs w:val="20"/>
                <w:rtl/>
              </w:rPr>
              <w:t>العقود والوكالات وإدارة السجلات التوثيقية</w:t>
            </w:r>
            <w:r w:rsidRPr="00473174">
              <w:rPr>
                <w:rFonts w:ascii="Times New Roman" w:eastAsia="Times New Roman" w:hAnsi="Times New Roman" w:cs="Times New Roman"/>
                <w:color w:val="000000"/>
                <w:sz w:val="20"/>
                <w:szCs w:val="20"/>
              </w:rPr>
              <w:t>.</w:t>
            </w:r>
          </w:p>
        </w:tc>
      </w:tr>
      <w:tr w:rsidR="00473174" w:rsidRPr="00473174" w14:paraId="0DFBF690" w14:textId="77777777" w:rsidTr="00473174">
        <w:trPr>
          <w:trHeight w:val="20"/>
          <w:jc w:val="center"/>
        </w:trPr>
        <w:tc>
          <w:tcPr>
            <w:tcW w:w="1063" w:type="pct"/>
            <w:tcBorders>
              <w:top w:val="nil"/>
              <w:left w:val="nil"/>
              <w:bottom w:val="single" w:sz="8" w:space="0" w:color="E1E4E8"/>
              <w:right w:val="single" w:sz="8" w:space="0" w:color="F6F8FA"/>
            </w:tcBorders>
            <w:vAlign w:val="center"/>
            <w:hideMark/>
          </w:tcPr>
          <w:p w14:paraId="09B6938C" w14:textId="77777777" w:rsidR="00473174" w:rsidRPr="00473174" w:rsidRDefault="00473174" w:rsidP="00473174">
            <w:pPr>
              <w:spacing w:after="0" w:line="240" w:lineRule="auto"/>
              <w:jc w:val="center"/>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tl/>
              </w:rPr>
              <w:t>المعاون</w:t>
            </w:r>
            <w:r w:rsidRPr="00473174">
              <w:rPr>
                <w:rFonts w:ascii="Times New Roman" w:eastAsia="Times New Roman" w:hAnsi="Times New Roman" w:cs="Times New Roman"/>
                <w:color w:val="000000"/>
                <w:sz w:val="20"/>
                <w:szCs w:val="20"/>
              </w:rPr>
              <w:t xml:space="preserve"> (Assistant)</w:t>
            </w:r>
          </w:p>
        </w:tc>
        <w:tc>
          <w:tcPr>
            <w:tcW w:w="3937" w:type="pct"/>
            <w:tcBorders>
              <w:top w:val="nil"/>
              <w:left w:val="nil"/>
              <w:bottom w:val="single" w:sz="8" w:space="0" w:color="E1E4E8"/>
              <w:right w:val="nil"/>
            </w:tcBorders>
            <w:vAlign w:val="center"/>
            <w:hideMark/>
          </w:tcPr>
          <w:p w14:paraId="3C4714F6" w14:textId="77777777" w:rsidR="00473174" w:rsidRPr="00473174" w:rsidRDefault="00473174" w:rsidP="00473174">
            <w:pPr>
              <w:spacing w:after="0" w:line="240" w:lineRule="auto"/>
              <w:jc w:val="center"/>
              <w:rPr>
                <w:rFonts w:ascii="Times New Roman" w:eastAsia="Times New Roman" w:hAnsi="Times New Roman" w:cs="Times New Roman"/>
                <w:color w:val="000000"/>
                <w:sz w:val="20"/>
                <w:szCs w:val="20"/>
                <w:rtl/>
              </w:rPr>
            </w:pPr>
            <w:r w:rsidRPr="00473174">
              <w:rPr>
                <w:rFonts w:ascii="Times New Roman" w:eastAsia="Times New Roman" w:hAnsi="Times New Roman" w:cs="Times New Roman"/>
                <w:color w:val="000000"/>
                <w:sz w:val="20"/>
                <w:szCs w:val="20"/>
                <w:rtl/>
              </w:rPr>
              <w:t>مساعدة</w:t>
            </w:r>
            <w:r w:rsidRPr="00473174">
              <w:rPr>
                <w:rFonts w:ascii="Times New Roman" w:eastAsia="Times New Roman" w:hAnsi="Times New Roman" w:cs="Times New Roman"/>
                <w:color w:val="000000"/>
                <w:sz w:val="20"/>
                <w:szCs w:val="20"/>
              </w:rPr>
              <w:t xml:space="preserve"> </w:t>
            </w:r>
            <w:r w:rsidRPr="00473174">
              <w:rPr>
                <w:rFonts w:ascii="Times New Roman" w:eastAsia="Times New Roman" w:hAnsi="Times New Roman" w:cs="Times New Roman"/>
                <w:color w:val="000000"/>
                <w:sz w:val="20"/>
                <w:szCs w:val="20"/>
                <w:rtl/>
              </w:rPr>
              <w:t>المحامي في إدارة الأرشفة والمهام الإدارية تحت إشراف المحامي</w:t>
            </w:r>
            <w:r w:rsidRPr="00473174">
              <w:rPr>
                <w:rFonts w:ascii="Times New Roman" w:eastAsia="Times New Roman" w:hAnsi="Times New Roman" w:cs="Times New Roman"/>
                <w:color w:val="000000"/>
                <w:sz w:val="20"/>
                <w:szCs w:val="20"/>
              </w:rPr>
              <w:t>.</w:t>
            </w:r>
          </w:p>
        </w:tc>
      </w:tr>
    </w:tbl>
    <w:p w14:paraId="5C10F278" w14:textId="77777777" w:rsidR="00473174" w:rsidRDefault="00473174" w:rsidP="00116911">
      <w:pPr>
        <w:outlineLvl w:val="1"/>
        <w:rPr>
          <w:rFonts w:ascii="Times New Roman" w:eastAsia="Times New Roman" w:hAnsi="Times New Roman" w:cs="Times New Roman"/>
          <w:b/>
          <w:bCs/>
          <w:color w:val="2F5496" w:themeColor="accent1" w:themeShade="BF"/>
          <w:sz w:val="32"/>
          <w:szCs w:val="32"/>
          <w:rtl/>
        </w:rPr>
      </w:pPr>
      <w:bookmarkStart w:id="15" w:name="_Toc198513794"/>
      <w:bookmarkEnd w:id="14"/>
    </w:p>
    <w:p w14:paraId="5B1AA3D1" w14:textId="3B142EE4" w:rsidR="00731AC4" w:rsidRDefault="00731AC4" w:rsidP="00116911">
      <w:pPr>
        <w:outlineLvl w:val="1"/>
        <w:rPr>
          <w:rFonts w:ascii="Times New Roman" w:eastAsia="Times New Roman" w:hAnsi="Times New Roman" w:cs="Times New Roman"/>
          <w:b/>
          <w:bCs/>
          <w:color w:val="2F5496" w:themeColor="accent1" w:themeShade="BF"/>
          <w:sz w:val="32"/>
          <w:szCs w:val="32"/>
          <w:rtl/>
        </w:rPr>
      </w:pPr>
      <w:r w:rsidRPr="00731AC4">
        <w:rPr>
          <w:rFonts w:ascii="Times New Roman" w:eastAsia="Times New Roman" w:hAnsi="Times New Roman" w:cs="Times New Roman"/>
          <w:b/>
          <w:bCs/>
          <w:color w:val="2F5496" w:themeColor="accent1" w:themeShade="BF"/>
          <w:sz w:val="32"/>
          <w:szCs w:val="32"/>
        </w:rPr>
        <w:t>3</w:t>
      </w:r>
      <w:r w:rsidR="00473174">
        <w:rPr>
          <w:rFonts w:ascii="Times New Roman" w:eastAsia="Times New Roman" w:hAnsi="Times New Roman" w:cs="Times New Roman" w:hint="cs"/>
          <w:b/>
          <w:bCs/>
          <w:color w:val="2F5496" w:themeColor="accent1" w:themeShade="BF"/>
          <w:sz w:val="32"/>
          <w:szCs w:val="32"/>
          <w:rtl/>
        </w:rPr>
        <w:t>.3</w:t>
      </w:r>
      <w:r w:rsidRPr="00731AC4">
        <w:rPr>
          <w:rFonts w:ascii="Times New Roman" w:eastAsia="Times New Roman" w:hAnsi="Times New Roman" w:cs="Times New Roman"/>
          <w:b/>
          <w:bCs/>
          <w:color w:val="2F5496" w:themeColor="accent1" w:themeShade="BF"/>
          <w:sz w:val="32"/>
          <w:szCs w:val="32"/>
          <w:rtl/>
        </w:rPr>
        <w:t xml:space="preserve">متطلبات </w:t>
      </w:r>
      <w:r w:rsidR="007F6F31">
        <w:rPr>
          <w:rFonts w:ascii="Times New Roman" w:eastAsia="Times New Roman" w:hAnsi="Times New Roman" w:cs="Times New Roman" w:hint="cs"/>
          <w:b/>
          <w:bCs/>
          <w:color w:val="2F5496" w:themeColor="accent1" w:themeShade="BF"/>
          <w:sz w:val="32"/>
          <w:szCs w:val="32"/>
          <w:rtl/>
        </w:rPr>
        <w:t>النظام</w:t>
      </w:r>
    </w:p>
    <w:p w14:paraId="42939014" w14:textId="77777777" w:rsidR="00473174" w:rsidRPr="00473174" w:rsidRDefault="00473174" w:rsidP="00473174">
      <w:pPr>
        <w:ind w:left="36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.2 المتطلبات الوظيفية (</w:t>
      </w:r>
      <w:r w:rsidRPr="00473174">
        <w:rPr>
          <w:rFonts w:ascii="Times New Roman" w:eastAsia="Times New Roman" w:hAnsi="Times New Roman" w:cs="Times New Roman"/>
          <w:b/>
          <w:bCs/>
          <w:sz w:val="24"/>
          <w:szCs w:val="24"/>
        </w:rPr>
        <w:t>Functional Requirements</w:t>
      </w:r>
      <w:r w:rsidRPr="00473174">
        <w:rPr>
          <w:rFonts w:ascii="Times New Roman" w:eastAsia="Times New Roman" w:hAnsi="Times New Roman" w:cs="Times New Roman"/>
          <w:b/>
          <w:bCs/>
          <w:sz w:val="24"/>
          <w:szCs w:val="24"/>
          <w:rtl/>
        </w:rPr>
        <w:t>)</w:t>
      </w:r>
    </w:p>
    <w:p w14:paraId="6E9140DF" w14:textId="5647FB8E" w:rsidR="00473174" w:rsidRPr="00473174" w:rsidRDefault="00473174" w:rsidP="00473174">
      <w:pPr>
        <w:ind w:left="36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بناءً على التحليل التقني للنظام، تم تقسيم المتطلبات الوظيفية إلى المجموعات التالية:</w:t>
      </w:r>
    </w:p>
    <w:p w14:paraId="55728DC4" w14:textId="77777777" w:rsidR="00473174" w:rsidRPr="00473174" w:rsidRDefault="00473174" w:rsidP="00473174">
      <w:pPr>
        <w:ind w:left="36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3.2.1 إدارة الحسابات والصلاحيات</w:t>
      </w:r>
    </w:p>
    <w:p w14:paraId="26B581A1" w14:textId="65DF81F1" w:rsidR="00473174" w:rsidRPr="00473174" w:rsidRDefault="00473174" w:rsidP="00473174">
      <w:pPr>
        <w:ind w:left="36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تسجيل الدخول: توفير واجهة دخول آمنة باستخدام اسم المستخدم (رقم الهاتف) وكلمة المرور.</w:t>
      </w:r>
    </w:p>
    <w:p w14:paraId="1C3AC6C5" w14:textId="3FCFEB1D" w:rsidR="00473174" w:rsidRPr="00473174" w:rsidRDefault="00473174" w:rsidP="00473174">
      <w:pPr>
        <w:ind w:left="36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تعدد الأدوار: تطبيق نظام صلاحيات صارم (</w:t>
      </w:r>
      <w:r w:rsidRPr="00473174">
        <w:rPr>
          <w:rFonts w:ascii="Times New Roman" w:eastAsia="Times New Roman" w:hAnsi="Times New Roman" w:cs="Times New Roman"/>
          <w:b/>
          <w:bCs/>
          <w:sz w:val="24"/>
          <w:szCs w:val="24"/>
        </w:rPr>
        <w:t>RBAC</w:t>
      </w:r>
      <w:r w:rsidRPr="00473174">
        <w:rPr>
          <w:rFonts w:ascii="Times New Roman" w:eastAsia="Times New Roman" w:hAnsi="Times New Roman" w:cs="Times New Roman"/>
          <w:b/>
          <w:bCs/>
          <w:sz w:val="24"/>
          <w:szCs w:val="24"/>
          <w:rtl/>
        </w:rPr>
        <w:t>) يضمن وصول كل مستخدم للبيانات المسموح له بها فقط.</w:t>
      </w:r>
    </w:p>
    <w:p w14:paraId="09E337FE" w14:textId="228A6076" w:rsidR="00473174" w:rsidRPr="00473174" w:rsidRDefault="00473174" w:rsidP="00473174">
      <w:pPr>
        <w:ind w:left="36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إدارة الحسابات الفرعية: تمكين المحامين من إنشاء حسابات للموكلين أو المساعدين لربطهم بالقضايا.</w:t>
      </w:r>
    </w:p>
    <w:p w14:paraId="6CE7D36D" w14:textId="77777777" w:rsidR="00473174" w:rsidRPr="00473174" w:rsidRDefault="00473174" w:rsidP="00473174">
      <w:pPr>
        <w:ind w:left="36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3.2.2 إدارة القضايا والدعاوى (</w:t>
      </w:r>
      <w:r w:rsidRPr="00473174">
        <w:rPr>
          <w:rFonts w:ascii="Times New Roman" w:eastAsia="Times New Roman" w:hAnsi="Times New Roman" w:cs="Times New Roman"/>
          <w:b/>
          <w:bCs/>
          <w:sz w:val="24"/>
          <w:szCs w:val="24"/>
        </w:rPr>
        <w:t>Core Case Management</w:t>
      </w:r>
      <w:r w:rsidRPr="00473174">
        <w:rPr>
          <w:rFonts w:ascii="Times New Roman" w:eastAsia="Times New Roman" w:hAnsi="Times New Roman" w:cs="Times New Roman"/>
          <w:b/>
          <w:bCs/>
          <w:sz w:val="24"/>
          <w:szCs w:val="24"/>
          <w:rtl/>
        </w:rPr>
        <w:t>)</w:t>
      </w:r>
    </w:p>
    <w:p w14:paraId="14A6F9BB" w14:textId="4B74654D" w:rsidR="00473174" w:rsidRPr="00473174" w:rsidRDefault="00473174" w:rsidP="00473174">
      <w:pPr>
        <w:ind w:left="36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رفع الدعاوى: تمكين المحامين والمواطنين من إنشاء ملفات قضايا جديدة وتصنيفها (مدنية، تجارية، جنائية، إلخ).</w:t>
      </w:r>
    </w:p>
    <w:p w14:paraId="64C73B98" w14:textId="75DE9E16" w:rsidR="00473174" w:rsidRPr="00473174" w:rsidRDefault="00473174" w:rsidP="00473174">
      <w:pPr>
        <w:ind w:left="36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إدارة أطراف القضية: إمكانية إضافة بيانات الموكلين والخصوم (أفراد أو مؤسسات) وربطهم بالقضية.</w:t>
      </w:r>
    </w:p>
    <w:p w14:paraId="4A462D0E" w14:textId="187691EF" w:rsidR="00473174" w:rsidRPr="00473174" w:rsidRDefault="00473174" w:rsidP="00473174">
      <w:pPr>
        <w:ind w:left="36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تتبع حالة القضية: تحديث تلقائي لحالة القضية (جديد، قيد النظر، مكتمل، مغلق).</w:t>
      </w:r>
    </w:p>
    <w:p w14:paraId="5B554F56" w14:textId="31A35B98" w:rsidR="00473174" w:rsidRPr="00473174" w:rsidRDefault="00473174" w:rsidP="00473174">
      <w:pPr>
        <w:ind w:left="36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إدارة الطلبات: دعم أنواع مختلفة من الطلبات القانونية مثل (أوامر الأداء، الاستئناف، الطعون).</w:t>
      </w:r>
    </w:p>
    <w:p w14:paraId="72D1825D" w14:textId="77777777" w:rsidR="00473174" w:rsidRPr="00473174" w:rsidRDefault="00473174" w:rsidP="00473174">
      <w:pPr>
        <w:ind w:left="36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3.2.3 إدارة الجلسات والأحكام</w:t>
      </w:r>
    </w:p>
    <w:p w14:paraId="6A831335" w14:textId="06176696" w:rsidR="00473174" w:rsidRPr="00473174" w:rsidRDefault="00473174" w:rsidP="00473174">
      <w:pPr>
        <w:ind w:left="36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الأجندة القضائية: عرض الجلسات اليومية وجدولة الجلسات القادمة مع ربطها بالقضايا.</w:t>
      </w:r>
    </w:p>
    <w:p w14:paraId="4184C7F9" w14:textId="097385F4" w:rsidR="00473174" w:rsidRPr="00473174" w:rsidRDefault="00473174" w:rsidP="00473174">
      <w:pPr>
        <w:ind w:left="36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تدوين الملاحظات: تمكين القضاة والمحامين من إضافة ملاحظات الجلسات وتحديث حالتها (مؤجلة، قرار، إلخ).</w:t>
      </w:r>
    </w:p>
    <w:p w14:paraId="5EB8E1CA" w14:textId="62FDB00E" w:rsidR="00473174" w:rsidRPr="00473174" w:rsidRDefault="00473174" w:rsidP="00473174">
      <w:pPr>
        <w:ind w:left="36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إصدار الأحكام: واجهة مخصصة للقضاة لكتابة وحفظ الأحكام القضائية مع تحديد نوع الحكم وحالته (قابل للتنفيذ، مستأنف، إلخ).</w:t>
      </w:r>
    </w:p>
    <w:p w14:paraId="75BAF146" w14:textId="77777777" w:rsidR="00473174" w:rsidRPr="00473174" w:rsidRDefault="00473174" w:rsidP="00473174">
      <w:pPr>
        <w:ind w:left="36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3.2.4 المساعد الذكي والبحث القانوني (</w:t>
      </w:r>
      <w:r w:rsidRPr="00473174">
        <w:rPr>
          <w:rFonts w:ascii="Times New Roman" w:eastAsia="Times New Roman" w:hAnsi="Times New Roman" w:cs="Times New Roman"/>
          <w:b/>
          <w:bCs/>
          <w:sz w:val="24"/>
          <w:szCs w:val="24"/>
        </w:rPr>
        <w:t>AI &amp; Legal Research</w:t>
      </w:r>
      <w:r w:rsidRPr="00473174">
        <w:rPr>
          <w:rFonts w:ascii="Times New Roman" w:eastAsia="Times New Roman" w:hAnsi="Times New Roman" w:cs="Times New Roman"/>
          <w:b/>
          <w:bCs/>
          <w:sz w:val="24"/>
          <w:szCs w:val="24"/>
          <w:rtl/>
        </w:rPr>
        <w:t>)</w:t>
      </w:r>
    </w:p>
    <w:p w14:paraId="1FC7040A" w14:textId="4C65A199" w:rsidR="00473174" w:rsidRPr="00473174" w:rsidRDefault="00473174" w:rsidP="00473174">
      <w:pPr>
        <w:ind w:left="36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المساعد الذكي (</w:t>
      </w:r>
      <w:r w:rsidRPr="00473174">
        <w:rPr>
          <w:rFonts w:ascii="Times New Roman" w:eastAsia="Times New Roman" w:hAnsi="Times New Roman" w:cs="Times New Roman"/>
          <w:b/>
          <w:bCs/>
          <w:sz w:val="24"/>
          <w:szCs w:val="24"/>
        </w:rPr>
        <w:t>AI Chat</w:t>
      </w:r>
      <w:r w:rsidRPr="00473174">
        <w:rPr>
          <w:rFonts w:ascii="Times New Roman" w:eastAsia="Times New Roman" w:hAnsi="Times New Roman" w:cs="Times New Roman"/>
          <w:b/>
          <w:bCs/>
          <w:sz w:val="24"/>
          <w:szCs w:val="24"/>
          <w:rtl/>
        </w:rPr>
        <w:t>): توفير واجهة محادثة ذكية للإجابة على الاستفسارات القانونية بناءً على القوانين اليمنية.</w:t>
      </w:r>
    </w:p>
    <w:p w14:paraId="30F2C5FB" w14:textId="796D4475" w:rsidR="00473174" w:rsidRPr="00473174" w:rsidRDefault="00473174" w:rsidP="00473174">
      <w:pPr>
        <w:ind w:left="36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 xml:space="preserve">تحليل القضايا: استخدام تقنيات </w:t>
      </w:r>
      <w:r w:rsidRPr="00473174">
        <w:rPr>
          <w:rFonts w:ascii="Times New Roman" w:eastAsia="Times New Roman" w:hAnsi="Times New Roman" w:cs="Times New Roman"/>
          <w:b/>
          <w:bCs/>
          <w:sz w:val="24"/>
          <w:szCs w:val="24"/>
        </w:rPr>
        <w:t>RAG</w:t>
      </w:r>
      <w:r w:rsidRPr="00473174">
        <w:rPr>
          <w:rFonts w:ascii="Times New Roman" w:eastAsia="Times New Roman" w:hAnsi="Times New Roman" w:cs="Times New Roman"/>
          <w:b/>
          <w:bCs/>
          <w:sz w:val="24"/>
          <w:szCs w:val="24"/>
          <w:rtl/>
        </w:rPr>
        <w:t xml:space="preserve"> لتحليل وقائع القضية واقتراح المواد القانونية ذات الصلة.</w:t>
      </w:r>
    </w:p>
    <w:p w14:paraId="1CEFD8D0" w14:textId="3958011F" w:rsidR="00473174" w:rsidRPr="00473174" w:rsidRDefault="00473174" w:rsidP="00473174">
      <w:pPr>
        <w:ind w:left="36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المكتبة القانونية: توفير محرك بحث متقدم في نصوص القوانين واللوائح اليمنية.</w:t>
      </w:r>
    </w:p>
    <w:p w14:paraId="385D72C3" w14:textId="77777777" w:rsidR="00473174" w:rsidRPr="00473174" w:rsidRDefault="00473174" w:rsidP="00473174">
      <w:pPr>
        <w:ind w:left="36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3.2.5 الخدمات المالية والإشعارات</w:t>
      </w:r>
    </w:p>
    <w:p w14:paraId="74087C74" w14:textId="48729BF4" w:rsidR="00473174" w:rsidRPr="00473174" w:rsidRDefault="00473174" w:rsidP="00473174">
      <w:pPr>
        <w:ind w:left="36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أوامر الدفع: إصدار وتتبع أوامر الدفع المرتبطة بالرسوم القضائية أو المطالبات المالية.</w:t>
      </w:r>
    </w:p>
    <w:p w14:paraId="049B5146" w14:textId="5C0DCBAB" w:rsidR="00473174" w:rsidRPr="00473174" w:rsidRDefault="00473174" w:rsidP="00473174">
      <w:pPr>
        <w:ind w:left="36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نظام الإشعارات: إرسال تنبيهات فورية للمستخدمين عند (تحديد جلسة، صدور حكم، استلام رسالة جديدة، أو تحديث حالة قضية).</w:t>
      </w:r>
    </w:p>
    <w:p w14:paraId="1D478A43" w14:textId="002FDBA8" w:rsidR="00473174" w:rsidRPr="00473174" w:rsidRDefault="00473174" w:rsidP="00473174">
      <w:pPr>
        <w:ind w:left="36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المراسلات الداخلية: توفير نظام دردشة آمن بين المحامي وموكليه داخل سياق القضية.</w:t>
      </w:r>
    </w:p>
    <w:p w14:paraId="5C8FFE89" w14:textId="77777777" w:rsidR="00473174" w:rsidRPr="00473174" w:rsidRDefault="00473174" w:rsidP="00473174">
      <w:pPr>
        <w:ind w:left="36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3.3 المتطلبات غير الوظيفية (</w:t>
      </w:r>
      <w:r w:rsidRPr="00473174">
        <w:rPr>
          <w:rFonts w:ascii="Times New Roman" w:eastAsia="Times New Roman" w:hAnsi="Times New Roman" w:cs="Times New Roman"/>
          <w:b/>
          <w:bCs/>
          <w:sz w:val="24"/>
          <w:szCs w:val="24"/>
        </w:rPr>
        <w:t>Non-Functional Requirements</w:t>
      </w:r>
      <w:r w:rsidRPr="00473174">
        <w:rPr>
          <w:rFonts w:ascii="Times New Roman" w:eastAsia="Times New Roman" w:hAnsi="Times New Roman" w:cs="Times New Roman"/>
          <w:b/>
          <w:bCs/>
          <w:sz w:val="24"/>
          <w:szCs w:val="24"/>
          <w:rtl/>
        </w:rPr>
        <w:t>)</w:t>
      </w:r>
    </w:p>
    <w:p w14:paraId="1B24B194" w14:textId="74F99E66" w:rsidR="00473174" w:rsidRPr="00473174" w:rsidRDefault="00473174" w:rsidP="00473174">
      <w:pPr>
        <w:ind w:left="36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الأمان والخصوصية: تشفير بيانات المستخدمين والوثائق، وضمان عدم وصول أي طرف لبيانات قضية غير مرتبط بها.</w:t>
      </w:r>
    </w:p>
    <w:p w14:paraId="69BD2C24" w14:textId="0C041DF4" w:rsidR="00473174" w:rsidRPr="00473174" w:rsidRDefault="00473174" w:rsidP="00473174">
      <w:pPr>
        <w:ind w:left="36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الموثوقية: ضمان استمرارية النظام وتوافر البيانات القضائية على مدار الساعة.</w:t>
      </w:r>
    </w:p>
    <w:p w14:paraId="195355D2" w14:textId="59596989" w:rsidR="00473174" w:rsidRPr="00473174" w:rsidRDefault="00473174" w:rsidP="00473174">
      <w:pPr>
        <w:ind w:left="36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 xml:space="preserve">سهولة الاستخدام: تصميم واجهات </w:t>
      </w:r>
      <w:r w:rsidRPr="00473174">
        <w:rPr>
          <w:rFonts w:ascii="Times New Roman" w:eastAsia="Times New Roman" w:hAnsi="Times New Roman" w:cs="Times New Roman"/>
          <w:b/>
          <w:bCs/>
          <w:sz w:val="24"/>
          <w:szCs w:val="24"/>
        </w:rPr>
        <w:t>Flutter</w:t>
      </w:r>
      <w:r w:rsidRPr="00473174">
        <w:rPr>
          <w:rFonts w:ascii="Times New Roman" w:eastAsia="Times New Roman" w:hAnsi="Times New Roman" w:cs="Times New Roman"/>
          <w:b/>
          <w:bCs/>
          <w:sz w:val="24"/>
          <w:szCs w:val="24"/>
          <w:rtl/>
        </w:rPr>
        <w:t xml:space="preserve"> بديهية تدعم اللغة العربية بشكل كامل وتتناسب مع مختلف أحجام الشاشات.</w:t>
      </w:r>
    </w:p>
    <w:p w14:paraId="2D100C9E" w14:textId="4E73E80C" w:rsidR="00473174" w:rsidRPr="00473174" w:rsidRDefault="00473174" w:rsidP="00473174">
      <w:pPr>
        <w:ind w:left="36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 xml:space="preserve">الأداء: سرعة استجابة محرك البحث الذكي ومعالجة طلبات </w:t>
      </w:r>
      <w:r w:rsidRPr="00473174">
        <w:rPr>
          <w:rFonts w:ascii="Times New Roman" w:eastAsia="Times New Roman" w:hAnsi="Times New Roman" w:cs="Times New Roman"/>
          <w:b/>
          <w:bCs/>
          <w:sz w:val="24"/>
          <w:szCs w:val="24"/>
        </w:rPr>
        <w:t>API</w:t>
      </w:r>
      <w:r w:rsidRPr="00473174">
        <w:rPr>
          <w:rFonts w:ascii="Times New Roman" w:eastAsia="Times New Roman" w:hAnsi="Times New Roman" w:cs="Times New Roman"/>
          <w:b/>
          <w:bCs/>
          <w:sz w:val="24"/>
          <w:szCs w:val="24"/>
          <w:rtl/>
        </w:rPr>
        <w:t xml:space="preserve"> لضمان تجربة مستخدم سلسة.</w:t>
      </w:r>
    </w:p>
    <w:p w14:paraId="0E8A72FD" w14:textId="470A63E5" w:rsidR="00473174" w:rsidRDefault="00473174" w:rsidP="00473174">
      <w:pPr>
        <w:ind w:left="36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قابلية التوسع: بناء النظام بهيكلية تدعم إضافة خدمات قضائية جديدة مستقبلاً (مثل الربط مع جهات حكومية أخرى).</w:t>
      </w:r>
    </w:p>
    <w:p w14:paraId="48B50547" w14:textId="77777777" w:rsidR="00473174" w:rsidRDefault="00473174" w:rsidP="00473174">
      <w:pPr>
        <w:ind w:left="360"/>
        <w:outlineLvl w:val="1"/>
        <w:rPr>
          <w:rFonts w:ascii="Times New Roman" w:eastAsia="Times New Roman" w:hAnsi="Times New Roman" w:cs="Times New Roman"/>
          <w:b/>
          <w:bCs/>
          <w:sz w:val="24"/>
          <w:szCs w:val="24"/>
          <w:rtl/>
        </w:rPr>
      </w:pPr>
    </w:p>
    <w:p w14:paraId="65696A62" w14:textId="77777777" w:rsidR="00473174" w:rsidRPr="00473174" w:rsidRDefault="00473174" w:rsidP="00473174">
      <w:pPr>
        <w:ind w:left="360"/>
        <w:outlineLvl w:val="1"/>
        <w:rPr>
          <w:rFonts w:ascii="Times New Roman" w:eastAsia="Times New Roman" w:hAnsi="Times New Roman" w:cs="Times New Roman"/>
          <w:b/>
          <w:bCs/>
          <w:sz w:val="24"/>
          <w:szCs w:val="24"/>
          <w:rtl/>
        </w:rPr>
      </w:pPr>
    </w:p>
    <w:p w14:paraId="7069FB05" w14:textId="77777777" w:rsidR="00473174" w:rsidRPr="00473174" w:rsidRDefault="00473174" w:rsidP="00473174">
      <w:pPr>
        <w:ind w:left="36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3.4 حالات الاستخدام (</w:t>
      </w:r>
      <w:r w:rsidRPr="00473174">
        <w:rPr>
          <w:rFonts w:ascii="Times New Roman" w:eastAsia="Times New Roman" w:hAnsi="Times New Roman" w:cs="Times New Roman"/>
          <w:b/>
          <w:bCs/>
          <w:sz w:val="24"/>
          <w:szCs w:val="24"/>
        </w:rPr>
        <w:t>Use Case Analysis</w:t>
      </w:r>
      <w:r w:rsidRPr="00473174">
        <w:rPr>
          <w:rFonts w:ascii="Times New Roman" w:eastAsia="Times New Roman" w:hAnsi="Times New Roman" w:cs="Times New Roman"/>
          <w:b/>
          <w:bCs/>
          <w:sz w:val="24"/>
          <w:szCs w:val="24"/>
          <w:rtl/>
        </w:rPr>
        <w:t>)</w:t>
      </w:r>
    </w:p>
    <w:p w14:paraId="2CCFE7FA" w14:textId="77777777" w:rsidR="00473174" w:rsidRPr="00473174" w:rsidRDefault="00473174" w:rsidP="00473174">
      <w:pPr>
        <w:ind w:left="36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3.4.1 حالة استخدام: رفع دعوى إلكترونية</w:t>
      </w:r>
    </w:p>
    <w:p w14:paraId="3F0330B8" w14:textId="389CE5E6" w:rsidR="00473174" w:rsidRPr="00473174" w:rsidRDefault="00473174" w:rsidP="00473174">
      <w:pPr>
        <w:ind w:left="36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الفاعل الرئيسي: المحامي.</w:t>
      </w:r>
    </w:p>
    <w:p w14:paraId="7870E6F2" w14:textId="2CA8AC52" w:rsidR="00473174" w:rsidRPr="00473174" w:rsidRDefault="00473174" w:rsidP="00473174">
      <w:pPr>
        <w:ind w:left="36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الوصف: يقوم المحامي بإنشاء سجل قضية جديد، إدخال بيانات الأطراف، واختيار نوع الدعوى.</w:t>
      </w:r>
    </w:p>
    <w:p w14:paraId="1E58C588" w14:textId="27B6ACCD" w:rsidR="00473174" w:rsidRPr="00473174" w:rsidRDefault="00473174" w:rsidP="00473174">
      <w:pPr>
        <w:ind w:left="36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المسار الأساسي:</w:t>
      </w:r>
    </w:p>
    <w:p w14:paraId="4E9EB05F" w14:textId="34C804DF" w:rsidR="00473174" w:rsidRPr="00473174" w:rsidRDefault="00473174" w:rsidP="00473174">
      <w:pPr>
        <w:ind w:left="108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تسجيل الدخول واختيار "رفع دعوى".</w:t>
      </w:r>
    </w:p>
    <w:p w14:paraId="38E10EAB" w14:textId="2AA22612" w:rsidR="00473174" w:rsidRPr="00473174" w:rsidRDefault="00473174" w:rsidP="00473174">
      <w:pPr>
        <w:ind w:left="108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إدخال بيانات القضية (الموضوع، النوع، المحكمة).</w:t>
      </w:r>
    </w:p>
    <w:p w14:paraId="2CFC8E03" w14:textId="1A48375D" w:rsidR="00473174" w:rsidRPr="00473174" w:rsidRDefault="00473174" w:rsidP="00473174">
      <w:pPr>
        <w:ind w:left="108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إضافة أطراف القضية (المدعي والمدعى عليه).</w:t>
      </w:r>
    </w:p>
    <w:p w14:paraId="6FE0E566" w14:textId="0E5F2031" w:rsidR="00473174" w:rsidRPr="00473174" w:rsidRDefault="00473174" w:rsidP="00473174">
      <w:pPr>
        <w:ind w:left="108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رفع الوثائق والمستندات الداعمة.</w:t>
      </w:r>
    </w:p>
    <w:p w14:paraId="21CD71DE" w14:textId="547C0C8F" w:rsidR="00473174" w:rsidRPr="00473174" w:rsidRDefault="00473174" w:rsidP="00473174">
      <w:pPr>
        <w:ind w:left="108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حفظ الدعوى وإرسالها للنظام، حيث يتم توليد رقم قضية فريد.</w:t>
      </w:r>
    </w:p>
    <w:p w14:paraId="61961635" w14:textId="77777777" w:rsidR="00473174" w:rsidRPr="00473174" w:rsidRDefault="00473174" w:rsidP="00473174">
      <w:pPr>
        <w:outlineLvl w:val="1"/>
        <w:rPr>
          <w:rFonts w:ascii="Times New Roman" w:eastAsia="Times New Roman" w:hAnsi="Times New Roman" w:cs="Times New Roman"/>
          <w:b/>
          <w:bCs/>
          <w:sz w:val="24"/>
          <w:szCs w:val="24"/>
          <w:rtl/>
        </w:rPr>
      </w:pPr>
    </w:p>
    <w:p w14:paraId="55DED0CF" w14:textId="77777777" w:rsidR="00473174" w:rsidRPr="00473174" w:rsidRDefault="00473174" w:rsidP="00473174">
      <w:pPr>
        <w:ind w:left="36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3.4.2 حالة استخدام: استشارة المساعد الذكي</w:t>
      </w:r>
    </w:p>
    <w:p w14:paraId="5FFD8212" w14:textId="4D353954" w:rsidR="00473174" w:rsidRPr="00473174" w:rsidRDefault="00473174" w:rsidP="00473174">
      <w:pPr>
        <w:ind w:left="36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الفاعل الرئيسي: المحامي / المواطن.</w:t>
      </w:r>
    </w:p>
    <w:p w14:paraId="1B73C375" w14:textId="79725D54" w:rsidR="00473174" w:rsidRPr="00473174" w:rsidRDefault="00473174" w:rsidP="00473174">
      <w:pPr>
        <w:ind w:left="36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الوصف: طرح سؤال قانوني والحصول على إجابة موثقة من القوانين اليمنية.</w:t>
      </w:r>
    </w:p>
    <w:p w14:paraId="431E2DF4" w14:textId="4200F079" w:rsidR="00473174" w:rsidRPr="00473174" w:rsidRDefault="00473174" w:rsidP="00473174">
      <w:pPr>
        <w:ind w:left="36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المسار الأساسي:</w:t>
      </w:r>
    </w:p>
    <w:p w14:paraId="77D5CA4C" w14:textId="58E9FE22" w:rsidR="00473174" w:rsidRPr="00473174" w:rsidRDefault="00473174" w:rsidP="00473174">
      <w:pPr>
        <w:ind w:left="108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الدخول إلى شاشة "المساعد الذكي".</w:t>
      </w:r>
    </w:p>
    <w:p w14:paraId="5FBEAB96" w14:textId="404CE20F" w:rsidR="00473174" w:rsidRPr="00473174" w:rsidRDefault="00473174" w:rsidP="00473174">
      <w:pPr>
        <w:ind w:left="108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كتابة السؤال بلغة طبيعية.</w:t>
      </w:r>
    </w:p>
    <w:p w14:paraId="30C97B93" w14:textId="7DF32B4C" w:rsidR="00473174" w:rsidRPr="00473174" w:rsidRDefault="00473174" w:rsidP="00473174">
      <w:pPr>
        <w:ind w:left="108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 xml:space="preserve">يقوم النظام باسترجاع النصوص القانونية ذات الصلة عبر محرك </w:t>
      </w:r>
      <w:r w:rsidRPr="00473174">
        <w:rPr>
          <w:rFonts w:ascii="Times New Roman" w:eastAsia="Times New Roman" w:hAnsi="Times New Roman" w:cs="Times New Roman"/>
          <w:b/>
          <w:bCs/>
          <w:sz w:val="24"/>
          <w:szCs w:val="24"/>
        </w:rPr>
        <w:t>RAG</w:t>
      </w:r>
      <w:r w:rsidRPr="00473174">
        <w:rPr>
          <w:rFonts w:ascii="Times New Roman" w:eastAsia="Times New Roman" w:hAnsi="Times New Roman" w:cs="Times New Roman"/>
          <w:b/>
          <w:bCs/>
          <w:sz w:val="24"/>
          <w:szCs w:val="24"/>
          <w:rtl/>
        </w:rPr>
        <w:t>.</w:t>
      </w:r>
    </w:p>
    <w:p w14:paraId="3C968753" w14:textId="1603C6C3" w:rsidR="00473174" w:rsidRPr="00473174" w:rsidRDefault="00473174" w:rsidP="00473174">
      <w:pPr>
        <w:ind w:left="108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عرض الإجابة مع الإشارة إلى المواد القانونية المستند إليها.</w:t>
      </w:r>
    </w:p>
    <w:p w14:paraId="75D25B95" w14:textId="77777777" w:rsidR="00473174" w:rsidRPr="00473174" w:rsidRDefault="00473174" w:rsidP="00473174">
      <w:pPr>
        <w:outlineLvl w:val="1"/>
        <w:rPr>
          <w:rFonts w:ascii="Times New Roman" w:eastAsia="Times New Roman" w:hAnsi="Times New Roman" w:cs="Times New Roman"/>
          <w:b/>
          <w:bCs/>
          <w:sz w:val="24"/>
          <w:szCs w:val="24"/>
          <w:rtl/>
        </w:rPr>
      </w:pPr>
    </w:p>
    <w:p w14:paraId="22105A91" w14:textId="77777777" w:rsidR="00473174" w:rsidRPr="00473174" w:rsidRDefault="00473174" w:rsidP="00473174">
      <w:pPr>
        <w:ind w:left="36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3.5 سيناريو العمل المتكامل</w:t>
      </w:r>
    </w:p>
    <w:p w14:paraId="4E7C6DE6" w14:textId="686F34D4" w:rsidR="00473174" w:rsidRPr="00473174" w:rsidRDefault="00473174" w:rsidP="00473174">
      <w:pPr>
        <w:ind w:left="360"/>
        <w:outlineLvl w:val="1"/>
        <w:rPr>
          <w:rFonts w:ascii="Times New Roman" w:eastAsia="Times New Roman" w:hAnsi="Times New Roman" w:cs="Times New Roman"/>
          <w:b/>
          <w:bCs/>
          <w:sz w:val="24"/>
          <w:szCs w:val="24"/>
          <w:rtl/>
        </w:rPr>
      </w:pPr>
      <w:r w:rsidRPr="00473174">
        <w:rPr>
          <w:rFonts w:ascii="Times New Roman" w:eastAsia="Times New Roman" w:hAnsi="Times New Roman" w:cs="Times New Roman"/>
          <w:b/>
          <w:bCs/>
          <w:sz w:val="24"/>
          <w:szCs w:val="24"/>
          <w:rtl/>
        </w:rPr>
        <w:t>يبدأ السيناريو بقيام المحامي برفع دعوى "أمر أداء" عبر المنصة. يقوم النظام تلقائياً بإخطار "المواطن" (الموكل) بإنشاء القضية عبر الإشعارات. عند إحالة القضية للقاضي، تظهر في لوحة تحكمه كقضية "جديدة". يقوم القاضي بتحديد موعد جلسة، مما يؤدي لإرسال تنبيهات فورية لجميع الأطراف. خلال الجلسة، يدون القاضي ملاحظاته، وبعد اكتمال المداولة، يصدر حكماً إلكترونياً يتم أرشفته وربطه بملف القضية، مع إتاحة خيار الاستئناف للمحامي في حال رغب في ذلك. طوال هذه المراحل، يمكن للمحامي استخدام المساعد الذكي لتحليل الثغرات القانونية أو البحث عن سوابق مشابهة.</w:t>
      </w:r>
    </w:p>
    <w:p w14:paraId="442AD27E" w14:textId="18232093" w:rsidR="002A6067" w:rsidRPr="00473174" w:rsidRDefault="00731AC4" w:rsidP="00473174">
      <w:pPr>
        <w:outlineLvl w:val="1"/>
        <w:rPr>
          <w:rFonts w:ascii="Times New Roman" w:eastAsia="Times New Roman" w:hAnsi="Times New Roman" w:cs="Times New Roman"/>
          <w:b/>
          <w:bCs/>
          <w:color w:val="2F5496" w:themeColor="accent1" w:themeShade="BF"/>
          <w:sz w:val="18"/>
          <w:szCs w:val="18"/>
          <w:rtl/>
        </w:rPr>
      </w:pPr>
      <w:r w:rsidRPr="00731AC4">
        <w:rPr>
          <w:rFonts w:ascii="Times New Roman" w:eastAsia="Times New Roman" w:hAnsi="Times New Roman" w:cs="Times New Roman"/>
          <w:b/>
          <w:bCs/>
          <w:color w:val="2F5496" w:themeColor="accent1" w:themeShade="BF"/>
          <w:sz w:val="32"/>
          <w:szCs w:val="32"/>
        </w:rPr>
        <w:t>3.</w:t>
      </w:r>
      <w:r w:rsidR="007F6F31">
        <w:rPr>
          <w:rFonts w:ascii="Times New Roman" w:eastAsia="Times New Roman" w:hAnsi="Times New Roman" w:cs="Times New Roman"/>
          <w:b/>
          <w:bCs/>
          <w:color w:val="2F5496" w:themeColor="accent1" w:themeShade="BF"/>
          <w:sz w:val="32"/>
          <w:szCs w:val="32"/>
        </w:rPr>
        <w:t>5</w:t>
      </w:r>
      <w:r w:rsidRPr="00731AC4">
        <w:rPr>
          <w:rFonts w:ascii="Times New Roman" w:eastAsia="Times New Roman" w:hAnsi="Times New Roman" w:cs="Times New Roman"/>
          <w:b/>
          <w:bCs/>
          <w:color w:val="2F5496" w:themeColor="accent1" w:themeShade="BF"/>
          <w:sz w:val="32"/>
          <w:szCs w:val="32"/>
        </w:rPr>
        <w:t xml:space="preserve"> </w:t>
      </w:r>
      <w:r w:rsidRPr="00473174">
        <w:rPr>
          <w:rFonts w:ascii="Times New Roman" w:eastAsia="Times New Roman" w:hAnsi="Times New Roman" w:cs="Times New Roman"/>
          <w:b/>
          <w:bCs/>
          <w:color w:val="2F5496" w:themeColor="accent1" w:themeShade="BF"/>
          <w:sz w:val="18"/>
          <w:szCs w:val="18"/>
          <w:rtl/>
        </w:rPr>
        <w:t>مكونات النظام</w:t>
      </w:r>
    </w:p>
    <w:p w14:paraId="4B5A2C7F" w14:textId="28120595" w:rsidR="00696761" w:rsidRPr="00473174" w:rsidRDefault="00696761" w:rsidP="00473174">
      <w:pPr>
        <w:outlineLvl w:val="1"/>
        <w:rPr>
          <w:rFonts w:ascii="Times New Roman" w:eastAsia="Times New Roman" w:hAnsi="Times New Roman" w:cs="Times New Roman"/>
          <w:b/>
          <w:bCs/>
          <w:color w:val="000000" w:themeColor="text1"/>
          <w:sz w:val="18"/>
          <w:szCs w:val="18"/>
          <w:rtl/>
        </w:rPr>
      </w:pPr>
      <w:r w:rsidRPr="00473174">
        <w:rPr>
          <w:rFonts w:ascii="Times New Roman" w:eastAsia="Times New Roman" w:hAnsi="Times New Roman" w:cs="Times New Roman"/>
          <w:b/>
          <w:bCs/>
          <w:color w:val="000000" w:themeColor="text1"/>
          <w:sz w:val="18"/>
          <w:szCs w:val="18"/>
        </w:rPr>
        <w:t>1</w:t>
      </w:r>
      <w:r w:rsidRPr="00473174">
        <w:rPr>
          <w:rFonts w:ascii="Times New Roman" w:eastAsia="Times New Roman" w:hAnsi="Times New Roman" w:cs="Times New Roman"/>
          <w:b/>
          <w:bCs/>
          <w:color w:val="000000" w:themeColor="text1"/>
          <w:sz w:val="18"/>
          <w:szCs w:val="18"/>
          <w:rtl/>
        </w:rPr>
        <w:t>- واجهة المستخدم (</w:t>
      </w:r>
      <w:r w:rsidRPr="00473174">
        <w:rPr>
          <w:rFonts w:ascii="Times New Roman" w:eastAsia="Times New Roman" w:hAnsi="Times New Roman" w:cs="Times New Roman"/>
          <w:b/>
          <w:bCs/>
          <w:color w:val="000000" w:themeColor="text1"/>
          <w:sz w:val="18"/>
          <w:szCs w:val="18"/>
        </w:rPr>
        <w:t>User Interface – UI</w:t>
      </w:r>
      <w:r w:rsidRPr="00473174">
        <w:rPr>
          <w:rFonts w:ascii="Times New Roman" w:eastAsia="Times New Roman" w:hAnsi="Times New Roman" w:cs="Times New Roman"/>
          <w:b/>
          <w:bCs/>
          <w:color w:val="000000" w:themeColor="text1"/>
          <w:sz w:val="18"/>
          <w:szCs w:val="18"/>
          <w:rtl/>
        </w:rPr>
        <w:t>)</w:t>
      </w:r>
    </w:p>
    <w:p w14:paraId="3F5EE98C" w14:textId="566CE770" w:rsidR="00696761" w:rsidRPr="00473174" w:rsidRDefault="00696761" w:rsidP="00473174">
      <w:pPr>
        <w:outlineLvl w:val="1"/>
        <w:rPr>
          <w:rFonts w:ascii="Times New Roman" w:eastAsia="Times New Roman" w:hAnsi="Times New Roman" w:cs="Times New Roman"/>
          <w:b/>
          <w:bCs/>
          <w:color w:val="000000" w:themeColor="text1"/>
          <w:sz w:val="18"/>
          <w:szCs w:val="18"/>
          <w:rtl/>
        </w:rPr>
      </w:pPr>
      <w:r w:rsidRPr="00473174">
        <w:rPr>
          <w:rFonts w:ascii="Times New Roman" w:eastAsia="Times New Roman" w:hAnsi="Times New Roman" w:cs="Times New Roman"/>
          <w:b/>
          <w:bCs/>
          <w:color w:val="000000" w:themeColor="text1"/>
          <w:sz w:val="18"/>
          <w:szCs w:val="18"/>
          <w:rtl/>
        </w:rPr>
        <w:t>تتكون واجهة المنصة من مجموعة من الشاشات التفاعلية التي تخدم مختلف أنواع المستخدمين في النظام القضائي، وتشمل:</w:t>
      </w:r>
    </w:p>
    <w:p w14:paraId="37327880" w14:textId="77777777" w:rsidR="00696761" w:rsidRPr="00473174" w:rsidRDefault="00696761" w:rsidP="00696761">
      <w:pPr>
        <w:outlineLvl w:val="1"/>
        <w:rPr>
          <w:rFonts w:ascii="Times New Roman" w:eastAsia="Times New Roman" w:hAnsi="Times New Roman" w:cs="Times New Roman"/>
          <w:b/>
          <w:bCs/>
          <w:color w:val="000000" w:themeColor="text1"/>
          <w:sz w:val="18"/>
          <w:szCs w:val="18"/>
          <w:rtl/>
        </w:rPr>
      </w:pPr>
      <w:r w:rsidRPr="00473174">
        <w:rPr>
          <w:rFonts w:ascii="Times New Roman" w:eastAsia="Times New Roman" w:hAnsi="Times New Roman" w:cs="Times New Roman"/>
          <w:b/>
          <w:bCs/>
          <w:color w:val="000000" w:themeColor="text1"/>
          <w:sz w:val="18"/>
          <w:szCs w:val="18"/>
          <w:rtl/>
        </w:rPr>
        <w:t>• شاشة تسجيل الدخول (</w:t>
      </w:r>
      <w:r w:rsidRPr="00473174">
        <w:rPr>
          <w:rFonts w:ascii="Times New Roman" w:eastAsia="Times New Roman" w:hAnsi="Times New Roman" w:cs="Times New Roman"/>
          <w:b/>
          <w:bCs/>
          <w:color w:val="000000" w:themeColor="text1"/>
          <w:sz w:val="18"/>
          <w:szCs w:val="18"/>
        </w:rPr>
        <w:t>Login</w:t>
      </w:r>
      <w:r w:rsidRPr="00473174">
        <w:rPr>
          <w:rFonts w:ascii="Times New Roman" w:eastAsia="Times New Roman" w:hAnsi="Times New Roman" w:cs="Times New Roman"/>
          <w:b/>
          <w:bCs/>
          <w:color w:val="000000" w:themeColor="text1"/>
          <w:sz w:val="18"/>
          <w:szCs w:val="18"/>
          <w:rtl/>
        </w:rPr>
        <w:t>) مع نظام صلاحيات متعدد لمختلف الأدوار (القاضي، المحامي، المواطن، مدير النظام).</w:t>
      </w:r>
    </w:p>
    <w:p w14:paraId="26459BC5" w14:textId="77777777" w:rsidR="00696761" w:rsidRPr="00473174" w:rsidRDefault="00696761" w:rsidP="00696761">
      <w:pPr>
        <w:outlineLvl w:val="1"/>
        <w:rPr>
          <w:rFonts w:ascii="Times New Roman" w:eastAsia="Times New Roman" w:hAnsi="Times New Roman" w:cs="Times New Roman"/>
          <w:b/>
          <w:bCs/>
          <w:color w:val="000000" w:themeColor="text1"/>
          <w:sz w:val="18"/>
          <w:szCs w:val="18"/>
          <w:rtl/>
        </w:rPr>
      </w:pPr>
      <w:r w:rsidRPr="00473174">
        <w:rPr>
          <w:rFonts w:ascii="Times New Roman" w:eastAsia="Times New Roman" w:hAnsi="Times New Roman" w:cs="Times New Roman"/>
          <w:b/>
          <w:bCs/>
          <w:color w:val="000000" w:themeColor="text1"/>
          <w:sz w:val="18"/>
          <w:szCs w:val="18"/>
          <w:rtl/>
        </w:rPr>
        <w:t>• شاشة إدارة القضايا (إضافة – عرض – تعديل – متابعة مجريات القضية).</w:t>
      </w:r>
    </w:p>
    <w:p w14:paraId="5775A32A" w14:textId="77777777" w:rsidR="00696761" w:rsidRPr="00473174" w:rsidRDefault="00696761" w:rsidP="00696761">
      <w:pPr>
        <w:outlineLvl w:val="1"/>
        <w:rPr>
          <w:rFonts w:ascii="Times New Roman" w:eastAsia="Times New Roman" w:hAnsi="Times New Roman" w:cs="Times New Roman"/>
          <w:b/>
          <w:bCs/>
          <w:color w:val="000000" w:themeColor="text1"/>
          <w:sz w:val="18"/>
          <w:szCs w:val="18"/>
          <w:rtl/>
        </w:rPr>
      </w:pPr>
      <w:r w:rsidRPr="00473174">
        <w:rPr>
          <w:rFonts w:ascii="Times New Roman" w:eastAsia="Times New Roman" w:hAnsi="Times New Roman" w:cs="Times New Roman"/>
          <w:b/>
          <w:bCs/>
          <w:color w:val="000000" w:themeColor="text1"/>
          <w:sz w:val="18"/>
          <w:szCs w:val="18"/>
          <w:rtl/>
        </w:rPr>
        <w:t>• شاشة رفع المستندات والأدلة بصيغ متعددة (</w:t>
      </w:r>
      <w:r w:rsidRPr="00473174">
        <w:rPr>
          <w:rFonts w:ascii="Times New Roman" w:eastAsia="Times New Roman" w:hAnsi="Times New Roman" w:cs="Times New Roman"/>
          <w:b/>
          <w:bCs/>
          <w:color w:val="000000" w:themeColor="text1"/>
          <w:sz w:val="18"/>
          <w:szCs w:val="18"/>
        </w:rPr>
        <w:t>PDF</w:t>
      </w:r>
      <w:r w:rsidRPr="00473174">
        <w:rPr>
          <w:rFonts w:ascii="Times New Roman" w:eastAsia="Times New Roman" w:hAnsi="Times New Roman" w:cs="Times New Roman"/>
          <w:b/>
          <w:bCs/>
          <w:color w:val="000000" w:themeColor="text1"/>
          <w:sz w:val="18"/>
          <w:szCs w:val="18"/>
          <w:rtl/>
        </w:rPr>
        <w:t>، صور، ملفات نصية).</w:t>
      </w:r>
    </w:p>
    <w:p w14:paraId="570170DA" w14:textId="77777777" w:rsidR="00696761" w:rsidRPr="00473174" w:rsidRDefault="00696761" w:rsidP="00696761">
      <w:pPr>
        <w:outlineLvl w:val="1"/>
        <w:rPr>
          <w:rFonts w:ascii="Times New Roman" w:eastAsia="Times New Roman" w:hAnsi="Times New Roman" w:cs="Times New Roman"/>
          <w:b/>
          <w:bCs/>
          <w:color w:val="000000" w:themeColor="text1"/>
          <w:sz w:val="18"/>
          <w:szCs w:val="18"/>
          <w:rtl/>
        </w:rPr>
      </w:pPr>
      <w:r w:rsidRPr="00473174">
        <w:rPr>
          <w:rFonts w:ascii="Times New Roman" w:eastAsia="Times New Roman" w:hAnsi="Times New Roman" w:cs="Times New Roman"/>
          <w:b/>
          <w:bCs/>
          <w:color w:val="000000" w:themeColor="text1"/>
          <w:sz w:val="18"/>
          <w:szCs w:val="18"/>
          <w:rtl/>
        </w:rPr>
        <w:t>• شاشة إدارة المستخدمين الخاصة بمدير النظام والصلاحيات المرتبطة بكل مستخدم.</w:t>
      </w:r>
    </w:p>
    <w:p w14:paraId="6D5338EE" w14:textId="77777777" w:rsidR="00696761" w:rsidRPr="00473174" w:rsidRDefault="00696761" w:rsidP="00696761">
      <w:pPr>
        <w:outlineLvl w:val="1"/>
        <w:rPr>
          <w:rFonts w:ascii="Times New Roman" w:eastAsia="Times New Roman" w:hAnsi="Times New Roman" w:cs="Times New Roman"/>
          <w:b/>
          <w:bCs/>
          <w:color w:val="000000" w:themeColor="text1"/>
          <w:sz w:val="18"/>
          <w:szCs w:val="18"/>
          <w:rtl/>
        </w:rPr>
      </w:pPr>
      <w:r w:rsidRPr="00473174">
        <w:rPr>
          <w:rFonts w:ascii="Times New Roman" w:eastAsia="Times New Roman" w:hAnsi="Times New Roman" w:cs="Times New Roman"/>
          <w:b/>
          <w:bCs/>
          <w:color w:val="000000" w:themeColor="text1"/>
          <w:sz w:val="18"/>
          <w:szCs w:val="18"/>
          <w:rtl/>
        </w:rPr>
        <w:t>• شاشة متابعة الجلسات القضائية مع عرض المواعيد وقرارات القاضي.</w:t>
      </w:r>
    </w:p>
    <w:p w14:paraId="2CBBE538" w14:textId="77777777" w:rsidR="00696761" w:rsidRPr="00473174" w:rsidRDefault="00696761" w:rsidP="00696761">
      <w:pPr>
        <w:outlineLvl w:val="1"/>
        <w:rPr>
          <w:rFonts w:ascii="Times New Roman" w:eastAsia="Times New Roman" w:hAnsi="Times New Roman" w:cs="Times New Roman"/>
          <w:b/>
          <w:bCs/>
          <w:color w:val="000000" w:themeColor="text1"/>
          <w:sz w:val="18"/>
          <w:szCs w:val="18"/>
          <w:rtl/>
        </w:rPr>
      </w:pPr>
      <w:r w:rsidRPr="00473174">
        <w:rPr>
          <w:rFonts w:ascii="Times New Roman" w:eastAsia="Times New Roman" w:hAnsi="Times New Roman" w:cs="Times New Roman"/>
          <w:b/>
          <w:bCs/>
          <w:color w:val="000000" w:themeColor="text1"/>
          <w:sz w:val="18"/>
          <w:szCs w:val="18"/>
          <w:rtl/>
        </w:rPr>
        <w:t>• شاشة إصدار الأحكام للقضاة، مع إمكانية إضافة التعليلات القانونية.</w:t>
      </w:r>
    </w:p>
    <w:p w14:paraId="3F555868" w14:textId="77777777" w:rsidR="00696761" w:rsidRPr="00473174" w:rsidRDefault="00696761" w:rsidP="00696761">
      <w:pPr>
        <w:outlineLvl w:val="1"/>
        <w:rPr>
          <w:rFonts w:ascii="Times New Roman" w:eastAsia="Times New Roman" w:hAnsi="Times New Roman" w:cs="Times New Roman"/>
          <w:b/>
          <w:bCs/>
          <w:color w:val="000000" w:themeColor="text1"/>
          <w:sz w:val="18"/>
          <w:szCs w:val="18"/>
          <w:rtl/>
        </w:rPr>
      </w:pPr>
      <w:r w:rsidRPr="00473174">
        <w:rPr>
          <w:rFonts w:ascii="Times New Roman" w:eastAsia="Times New Roman" w:hAnsi="Times New Roman" w:cs="Times New Roman"/>
          <w:b/>
          <w:bCs/>
          <w:color w:val="000000" w:themeColor="text1"/>
          <w:sz w:val="18"/>
          <w:szCs w:val="18"/>
          <w:rtl/>
        </w:rPr>
        <w:t>• شاشة البحث الذكي في القوانين اليمنية باستخدام معالجة اللغة الطبيعية (</w:t>
      </w:r>
      <w:r w:rsidRPr="00473174">
        <w:rPr>
          <w:rFonts w:ascii="Times New Roman" w:eastAsia="Times New Roman" w:hAnsi="Times New Roman" w:cs="Times New Roman"/>
          <w:b/>
          <w:bCs/>
          <w:color w:val="000000" w:themeColor="text1"/>
          <w:sz w:val="18"/>
          <w:szCs w:val="18"/>
        </w:rPr>
        <w:t>NLP</w:t>
      </w:r>
      <w:r w:rsidRPr="00473174">
        <w:rPr>
          <w:rFonts w:ascii="Times New Roman" w:eastAsia="Times New Roman" w:hAnsi="Times New Roman" w:cs="Times New Roman"/>
          <w:b/>
          <w:bCs/>
          <w:color w:val="000000" w:themeColor="text1"/>
          <w:sz w:val="18"/>
          <w:szCs w:val="18"/>
          <w:rtl/>
        </w:rPr>
        <w:t>).</w:t>
      </w:r>
    </w:p>
    <w:p w14:paraId="482D5710" w14:textId="77777777" w:rsidR="00696761" w:rsidRPr="00473174" w:rsidRDefault="00696761" w:rsidP="00696761">
      <w:pPr>
        <w:outlineLvl w:val="1"/>
        <w:rPr>
          <w:rFonts w:ascii="Times New Roman" w:eastAsia="Times New Roman" w:hAnsi="Times New Roman" w:cs="Times New Roman"/>
          <w:b/>
          <w:bCs/>
          <w:color w:val="000000" w:themeColor="text1"/>
          <w:sz w:val="18"/>
          <w:szCs w:val="18"/>
          <w:rtl/>
        </w:rPr>
      </w:pPr>
      <w:r w:rsidRPr="00473174">
        <w:rPr>
          <w:rFonts w:ascii="Times New Roman" w:eastAsia="Times New Roman" w:hAnsi="Times New Roman" w:cs="Times New Roman"/>
          <w:b/>
          <w:bCs/>
          <w:color w:val="000000" w:themeColor="text1"/>
          <w:sz w:val="18"/>
          <w:szCs w:val="18"/>
          <w:rtl/>
        </w:rPr>
        <w:t>• شاشة دليل المحامين والخبراء مرتبة حسب التخصص والموقع الجغرافي.</w:t>
      </w:r>
    </w:p>
    <w:p w14:paraId="0E71CD05" w14:textId="77777777" w:rsidR="00696761" w:rsidRPr="00473174" w:rsidRDefault="00696761" w:rsidP="00696761">
      <w:pPr>
        <w:outlineLvl w:val="1"/>
        <w:rPr>
          <w:rFonts w:ascii="Times New Roman" w:eastAsia="Times New Roman" w:hAnsi="Times New Roman" w:cs="Times New Roman"/>
          <w:b/>
          <w:bCs/>
          <w:color w:val="000000" w:themeColor="text1"/>
          <w:sz w:val="18"/>
          <w:szCs w:val="18"/>
          <w:rtl/>
        </w:rPr>
      </w:pPr>
      <w:r w:rsidRPr="00473174">
        <w:rPr>
          <w:rFonts w:ascii="Times New Roman" w:eastAsia="Times New Roman" w:hAnsi="Times New Roman" w:cs="Times New Roman"/>
          <w:b/>
          <w:bCs/>
          <w:color w:val="000000" w:themeColor="text1"/>
          <w:sz w:val="18"/>
          <w:szCs w:val="18"/>
          <w:rtl/>
        </w:rPr>
        <w:t>• شاشة الإشعارات والتنبيهات المتعلقة بتحديثات القضايا أو مواعيد الجلسات.</w:t>
      </w:r>
    </w:p>
    <w:p w14:paraId="652474A3" w14:textId="4A62F206" w:rsidR="00696761" w:rsidRPr="00473174" w:rsidRDefault="00696761" w:rsidP="00473174">
      <w:pPr>
        <w:outlineLvl w:val="1"/>
        <w:rPr>
          <w:rFonts w:ascii="Times New Roman" w:eastAsia="Times New Roman" w:hAnsi="Times New Roman" w:cs="Times New Roman"/>
          <w:b/>
          <w:bCs/>
          <w:color w:val="000000" w:themeColor="text1"/>
          <w:sz w:val="18"/>
          <w:szCs w:val="18"/>
          <w:rtl/>
        </w:rPr>
      </w:pPr>
      <w:r w:rsidRPr="00473174">
        <w:rPr>
          <w:rFonts w:ascii="Times New Roman" w:eastAsia="Times New Roman" w:hAnsi="Times New Roman" w:cs="Times New Roman"/>
          <w:b/>
          <w:bCs/>
          <w:color w:val="000000" w:themeColor="text1"/>
          <w:sz w:val="18"/>
          <w:szCs w:val="18"/>
          <w:rtl/>
        </w:rPr>
        <w:t>• شاشة التقارير القضائية (عدد القضايا، حالات القيد، إحصائيات الأداء).</w:t>
      </w:r>
    </w:p>
    <w:p w14:paraId="611BB619" w14:textId="50EBA632" w:rsidR="00696761" w:rsidRPr="00473174" w:rsidRDefault="00696761" w:rsidP="00473174">
      <w:pPr>
        <w:outlineLvl w:val="1"/>
        <w:rPr>
          <w:rFonts w:ascii="Times New Roman" w:eastAsia="Times New Roman" w:hAnsi="Times New Roman" w:cs="Times New Roman"/>
          <w:b/>
          <w:bCs/>
          <w:color w:val="000000" w:themeColor="text1"/>
          <w:sz w:val="18"/>
          <w:szCs w:val="18"/>
          <w:rtl/>
        </w:rPr>
      </w:pPr>
      <w:r w:rsidRPr="00473174">
        <w:rPr>
          <w:rFonts w:ascii="Times New Roman" w:eastAsia="Times New Roman" w:hAnsi="Times New Roman" w:cs="Times New Roman"/>
          <w:b/>
          <w:bCs/>
          <w:color w:val="000000" w:themeColor="text1"/>
          <w:sz w:val="18"/>
          <w:szCs w:val="18"/>
        </w:rPr>
        <w:t>2</w:t>
      </w:r>
      <w:r w:rsidRPr="00473174">
        <w:rPr>
          <w:rFonts w:ascii="Times New Roman" w:eastAsia="Times New Roman" w:hAnsi="Times New Roman" w:cs="Times New Roman"/>
          <w:b/>
          <w:bCs/>
          <w:color w:val="000000" w:themeColor="text1"/>
          <w:sz w:val="18"/>
          <w:szCs w:val="18"/>
          <w:rtl/>
        </w:rPr>
        <w:t>- طبقة البيانات (</w:t>
      </w:r>
      <w:r w:rsidRPr="00473174">
        <w:rPr>
          <w:rFonts w:ascii="Times New Roman" w:eastAsia="Times New Roman" w:hAnsi="Times New Roman" w:cs="Times New Roman"/>
          <w:b/>
          <w:bCs/>
          <w:color w:val="000000" w:themeColor="text1"/>
          <w:sz w:val="18"/>
          <w:szCs w:val="18"/>
        </w:rPr>
        <w:t>Data Layer</w:t>
      </w:r>
      <w:r w:rsidRPr="00473174">
        <w:rPr>
          <w:rFonts w:ascii="Times New Roman" w:eastAsia="Times New Roman" w:hAnsi="Times New Roman" w:cs="Times New Roman"/>
          <w:b/>
          <w:bCs/>
          <w:color w:val="000000" w:themeColor="text1"/>
          <w:sz w:val="18"/>
          <w:szCs w:val="18"/>
          <w:rtl/>
        </w:rPr>
        <w:t>)</w:t>
      </w:r>
    </w:p>
    <w:p w14:paraId="68B2E1B1" w14:textId="7B53BA15" w:rsidR="00696761" w:rsidRPr="00473174" w:rsidRDefault="00696761" w:rsidP="00473174">
      <w:pPr>
        <w:outlineLvl w:val="1"/>
        <w:rPr>
          <w:rFonts w:ascii="Times New Roman" w:eastAsia="Times New Roman" w:hAnsi="Times New Roman" w:cs="Times New Roman"/>
          <w:b/>
          <w:bCs/>
          <w:color w:val="000000" w:themeColor="text1"/>
          <w:sz w:val="18"/>
          <w:szCs w:val="18"/>
          <w:rtl/>
        </w:rPr>
      </w:pPr>
      <w:r w:rsidRPr="00473174">
        <w:rPr>
          <w:rFonts w:ascii="Times New Roman" w:eastAsia="Times New Roman" w:hAnsi="Times New Roman" w:cs="Times New Roman"/>
          <w:b/>
          <w:bCs/>
          <w:color w:val="000000" w:themeColor="text1"/>
          <w:sz w:val="18"/>
          <w:szCs w:val="18"/>
          <w:rtl/>
        </w:rPr>
        <w:t>يعتمد النظام على قاعدة بيانات متقدمة لضمان تكامل البيانات واستمرارية العمل، وتشمل:</w:t>
      </w:r>
    </w:p>
    <w:p w14:paraId="781812BE" w14:textId="5F0A0B56" w:rsidR="00696761" w:rsidRPr="00473174" w:rsidRDefault="00696761" w:rsidP="00473174">
      <w:pPr>
        <w:outlineLvl w:val="1"/>
        <w:rPr>
          <w:rFonts w:ascii="Times New Roman" w:eastAsia="Times New Roman" w:hAnsi="Times New Roman" w:cs="Times New Roman"/>
          <w:b/>
          <w:bCs/>
          <w:color w:val="000000" w:themeColor="text1"/>
          <w:sz w:val="18"/>
          <w:szCs w:val="18"/>
          <w:rtl/>
        </w:rPr>
      </w:pPr>
      <w:r w:rsidRPr="00473174">
        <w:rPr>
          <w:rFonts w:ascii="Times New Roman" w:eastAsia="Times New Roman" w:hAnsi="Times New Roman" w:cs="Times New Roman"/>
          <w:b/>
          <w:bCs/>
          <w:color w:val="000000" w:themeColor="text1"/>
          <w:sz w:val="18"/>
          <w:szCs w:val="18"/>
          <w:rtl/>
        </w:rPr>
        <w:t xml:space="preserve">• استخدام </w:t>
      </w:r>
      <w:r w:rsidRPr="00473174">
        <w:rPr>
          <w:rFonts w:ascii="Times New Roman" w:eastAsia="Times New Roman" w:hAnsi="Times New Roman" w:cs="Times New Roman"/>
          <w:b/>
          <w:bCs/>
          <w:color w:val="000000" w:themeColor="text1"/>
          <w:sz w:val="18"/>
          <w:szCs w:val="18"/>
        </w:rPr>
        <w:t>PostgreSQL</w:t>
      </w:r>
      <w:r w:rsidRPr="00473174">
        <w:rPr>
          <w:rFonts w:ascii="Times New Roman" w:eastAsia="Times New Roman" w:hAnsi="Times New Roman" w:cs="Times New Roman"/>
          <w:b/>
          <w:bCs/>
          <w:color w:val="000000" w:themeColor="text1"/>
          <w:sz w:val="18"/>
          <w:szCs w:val="18"/>
          <w:rtl/>
        </w:rPr>
        <w:t xml:space="preserve"> لتخزين البيانات الرئيسية، مثل:</w:t>
      </w:r>
    </w:p>
    <w:p w14:paraId="1D07F3F2" w14:textId="1F61C659" w:rsidR="00696761" w:rsidRPr="00473174" w:rsidRDefault="00696761" w:rsidP="00473174">
      <w:pPr>
        <w:outlineLvl w:val="1"/>
        <w:rPr>
          <w:rFonts w:ascii="Times New Roman" w:eastAsia="Times New Roman" w:hAnsi="Times New Roman" w:cs="Times New Roman"/>
          <w:b/>
          <w:bCs/>
          <w:color w:val="000000" w:themeColor="text1"/>
          <w:sz w:val="18"/>
          <w:szCs w:val="18"/>
          <w:rtl/>
        </w:rPr>
      </w:pPr>
      <w:r w:rsidRPr="00473174">
        <w:rPr>
          <w:rFonts w:ascii="Times New Roman" w:eastAsia="Times New Roman" w:hAnsi="Times New Roman" w:cs="Times New Roman"/>
          <w:b/>
          <w:bCs/>
          <w:color w:val="000000" w:themeColor="text1"/>
          <w:sz w:val="18"/>
          <w:szCs w:val="18"/>
          <w:rtl/>
        </w:rPr>
        <w:t>بيانات المستخدمين (قضاة، محامين، مواطنين).</w:t>
      </w:r>
    </w:p>
    <w:p w14:paraId="3673BCAA" w14:textId="05031196" w:rsidR="00696761" w:rsidRPr="00473174" w:rsidRDefault="00696761" w:rsidP="00473174">
      <w:pPr>
        <w:outlineLvl w:val="1"/>
        <w:rPr>
          <w:rFonts w:ascii="Times New Roman" w:eastAsia="Times New Roman" w:hAnsi="Times New Roman" w:cs="Times New Roman"/>
          <w:b/>
          <w:bCs/>
          <w:color w:val="000000" w:themeColor="text1"/>
          <w:sz w:val="18"/>
          <w:szCs w:val="18"/>
          <w:rtl/>
        </w:rPr>
      </w:pPr>
      <w:r w:rsidRPr="00473174">
        <w:rPr>
          <w:rFonts w:ascii="Times New Roman" w:eastAsia="Times New Roman" w:hAnsi="Times New Roman" w:cs="Times New Roman"/>
          <w:b/>
          <w:bCs/>
          <w:color w:val="000000" w:themeColor="text1"/>
          <w:sz w:val="18"/>
          <w:szCs w:val="18"/>
          <w:rtl/>
        </w:rPr>
        <w:t>القضايا والمعاملات المرتبطة بها.</w:t>
      </w:r>
    </w:p>
    <w:p w14:paraId="201D95F8" w14:textId="61C66562" w:rsidR="00696761" w:rsidRPr="00473174" w:rsidRDefault="00696761" w:rsidP="00473174">
      <w:pPr>
        <w:outlineLvl w:val="1"/>
        <w:rPr>
          <w:rFonts w:ascii="Times New Roman" w:eastAsia="Times New Roman" w:hAnsi="Times New Roman" w:cs="Times New Roman"/>
          <w:b/>
          <w:bCs/>
          <w:color w:val="000000" w:themeColor="text1"/>
          <w:sz w:val="18"/>
          <w:szCs w:val="18"/>
          <w:rtl/>
        </w:rPr>
      </w:pPr>
      <w:r w:rsidRPr="00473174">
        <w:rPr>
          <w:rFonts w:ascii="Times New Roman" w:eastAsia="Times New Roman" w:hAnsi="Times New Roman" w:cs="Times New Roman"/>
          <w:b/>
          <w:bCs/>
          <w:color w:val="000000" w:themeColor="text1"/>
          <w:sz w:val="18"/>
          <w:szCs w:val="18"/>
          <w:rtl/>
        </w:rPr>
        <w:t>المستندات القانونية والملفات المرفقة.</w:t>
      </w:r>
    </w:p>
    <w:p w14:paraId="20C9A4DA" w14:textId="132C3BCB" w:rsidR="00696761" w:rsidRPr="00473174" w:rsidRDefault="00696761" w:rsidP="00473174">
      <w:pPr>
        <w:outlineLvl w:val="1"/>
        <w:rPr>
          <w:rFonts w:ascii="Times New Roman" w:eastAsia="Times New Roman" w:hAnsi="Times New Roman" w:cs="Times New Roman"/>
          <w:b/>
          <w:bCs/>
          <w:color w:val="000000" w:themeColor="text1"/>
          <w:sz w:val="18"/>
          <w:szCs w:val="18"/>
          <w:rtl/>
        </w:rPr>
      </w:pPr>
      <w:r w:rsidRPr="00473174">
        <w:rPr>
          <w:rFonts w:ascii="Times New Roman" w:eastAsia="Times New Roman" w:hAnsi="Times New Roman" w:cs="Times New Roman"/>
          <w:b/>
          <w:bCs/>
          <w:color w:val="000000" w:themeColor="text1"/>
          <w:sz w:val="18"/>
          <w:szCs w:val="18"/>
          <w:rtl/>
        </w:rPr>
        <w:t>الأحكام القضائية ومراحل التقاضي.</w:t>
      </w:r>
    </w:p>
    <w:p w14:paraId="2C303CF0" w14:textId="1AF64EA2" w:rsidR="00696761" w:rsidRPr="00473174" w:rsidRDefault="00696761" w:rsidP="00473174">
      <w:pPr>
        <w:outlineLvl w:val="1"/>
        <w:rPr>
          <w:rFonts w:ascii="Times New Roman" w:eastAsia="Times New Roman" w:hAnsi="Times New Roman" w:cs="Times New Roman"/>
          <w:b/>
          <w:bCs/>
          <w:color w:val="000000" w:themeColor="text1"/>
          <w:sz w:val="18"/>
          <w:szCs w:val="18"/>
          <w:rtl/>
        </w:rPr>
      </w:pPr>
      <w:r w:rsidRPr="00473174">
        <w:rPr>
          <w:rFonts w:ascii="Times New Roman" w:eastAsia="Times New Roman" w:hAnsi="Times New Roman" w:cs="Times New Roman"/>
          <w:b/>
          <w:bCs/>
          <w:color w:val="000000" w:themeColor="text1"/>
          <w:sz w:val="18"/>
          <w:szCs w:val="18"/>
          <w:rtl/>
        </w:rPr>
        <w:t>سجل الجلسات والإشعارات.</w:t>
      </w:r>
    </w:p>
    <w:p w14:paraId="519E8785" w14:textId="77777777" w:rsidR="00696761" w:rsidRPr="00473174" w:rsidRDefault="00696761" w:rsidP="00696761">
      <w:pPr>
        <w:outlineLvl w:val="1"/>
        <w:rPr>
          <w:rFonts w:ascii="Times New Roman" w:eastAsia="Times New Roman" w:hAnsi="Times New Roman" w:cs="Times New Roman"/>
          <w:b/>
          <w:bCs/>
          <w:color w:val="000000" w:themeColor="text1"/>
          <w:sz w:val="18"/>
          <w:szCs w:val="18"/>
          <w:rtl/>
        </w:rPr>
      </w:pPr>
      <w:r w:rsidRPr="00473174">
        <w:rPr>
          <w:rFonts w:ascii="Times New Roman" w:eastAsia="Times New Roman" w:hAnsi="Times New Roman" w:cs="Times New Roman"/>
          <w:b/>
          <w:bCs/>
          <w:color w:val="000000" w:themeColor="text1"/>
          <w:sz w:val="18"/>
          <w:szCs w:val="18"/>
          <w:rtl/>
        </w:rPr>
        <w:t>• تخزين الملفات في مستودع ملفات (</w:t>
      </w:r>
      <w:r w:rsidRPr="00473174">
        <w:rPr>
          <w:rFonts w:ascii="Times New Roman" w:eastAsia="Times New Roman" w:hAnsi="Times New Roman" w:cs="Times New Roman"/>
          <w:b/>
          <w:bCs/>
          <w:color w:val="000000" w:themeColor="text1"/>
          <w:sz w:val="18"/>
          <w:szCs w:val="18"/>
        </w:rPr>
        <w:t>File Storage</w:t>
      </w:r>
      <w:r w:rsidRPr="00473174">
        <w:rPr>
          <w:rFonts w:ascii="Times New Roman" w:eastAsia="Times New Roman" w:hAnsi="Times New Roman" w:cs="Times New Roman"/>
          <w:b/>
          <w:bCs/>
          <w:color w:val="000000" w:themeColor="text1"/>
          <w:sz w:val="18"/>
          <w:szCs w:val="18"/>
          <w:rtl/>
        </w:rPr>
        <w:t>) مع ربطها بالسجلات القضائية.</w:t>
      </w:r>
    </w:p>
    <w:p w14:paraId="3FA17656" w14:textId="326B8CA2" w:rsidR="00696761" w:rsidRPr="00473174" w:rsidRDefault="00696761" w:rsidP="00473174">
      <w:pPr>
        <w:outlineLvl w:val="1"/>
        <w:rPr>
          <w:rFonts w:ascii="Times New Roman" w:eastAsia="Times New Roman" w:hAnsi="Times New Roman" w:cs="Times New Roman"/>
          <w:b/>
          <w:bCs/>
          <w:color w:val="000000" w:themeColor="text1"/>
          <w:sz w:val="18"/>
          <w:szCs w:val="18"/>
          <w:rtl/>
        </w:rPr>
      </w:pPr>
      <w:r w:rsidRPr="00473174">
        <w:rPr>
          <w:rFonts w:ascii="Times New Roman" w:eastAsia="Times New Roman" w:hAnsi="Times New Roman" w:cs="Times New Roman"/>
          <w:b/>
          <w:bCs/>
          <w:color w:val="000000" w:themeColor="text1"/>
          <w:sz w:val="18"/>
          <w:szCs w:val="18"/>
          <w:rtl/>
        </w:rPr>
        <w:t>• اعتماد آليات التشفير والحماية لضمان سرية البيانات القانونية.</w:t>
      </w:r>
    </w:p>
    <w:p w14:paraId="7A583AEB" w14:textId="62FEDF3E" w:rsidR="00696761" w:rsidRPr="00473174" w:rsidRDefault="00696761" w:rsidP="00473174">
      <w:pPr>
        <w:outlineLvl w:val="1"/>
        <w:rPr>
          <w:rFonts w:ascii="Times New Roman" w:eastAsia="Times New Roman" w:hAnsi="Times New Roman" w:cs="Times New Roman"/>
          <w:b/>
          <w:bCs/>
          <w:color w:val="000000" w:themeColor="text1"/>
          <w:sz w:val="18"/>
          <w:szCs w:val="18"/>
          <w:rtl/>
        </w:rPr>
      </w:pPr>
      <w:r w:rsidRPr="00473174">
        <w:rPr>
          <w:rFonts w:ascii="Times New Roman" w:eastAsia="Times New Roman" w:hAnsi="Times New Roman" w:cs="Times New Roman"/>
          <w:b/>
          <w:bCs/>
          <w:color w:val="000000" w:themeColor="text1"/>
          <w:sz w:val="18"/>
          <w:szCs w:val="18"/>
        </w:rPr>
        <w:t>3</w:t>
      </w:r>
      <w:r w:rsidRPr="00473174">
        <w:rPr>
          <w:rFonts w:ascii="Times New Roman" w:eastAsia="Times New Roman" w:hAnsi="Times New Roman" w:cs="Times New Roman"/>
          <w:b/>
          <w:bCs/>
          <w:color w:val="000000" w:themeColor="text1"/>
          <w:sz w:val="18"/>
          <w:szCs w:val="18"/>
          <w:rtl/>
        </w:rPr>
        <w:t>- التكامل مع التقنيات والخدمات (</w:t>
      </w:r>
      <w:r w:rsidRPr="00473174">
        <w:rPr>
          <w:rFonts w:ascii="Times New Roman" w:eastAsia="Times New Roman" w:hAnsi="Times New Roman" w:cs="Times New Roman"/>
          <w:b/>
          <w:bCs/>
          <w:color w:val="000000" w:themeColor="text1"/>
          <w:sz w:val="18"/>
          <w:szCs w:val="18"/>
        </w:rPr>
        <w:t>System Integration</w:t>
      </w:r>
      <w:r w:rsidRPr="00473174">
        <w:rPr>
          <w:rFonts w:ascii="Times New Roman" w:eastAsia="Times New Roman" w:hAnsi="Times New Roman" w:cs="Times New Roman"/>
          <w:b/>
          <w:bCs/>
          <w:color w:val="000000" w:themeColor="text1"/>
          <w:sz w:val="18"/>
          <w:szCs w:val="18"/>
          <w:rtl/>
        </w:rPr>
        <w:t>)</w:t>
      </w:r>
    </w:p>
    <w:p w14:paraId="193C3CEE" w14:textId="66C736CC" w:rsidR="00696761" w:rsidRPr="00473174" w:rsidRDefault="00696761" w:rsidP="00473174">
      <w:pPr>
        <w:outlineLvl w:val="1"/>
        <w:rPr>
          <w:rFonts w:ascii="Times New Roman" w:eastAsia="Times New Roman" w:hAnsi="Times New Roman" w:cs="Times New Roman"/>
          <w:b/>
          <w:bCs/>
          <w:color w:val="000000" w:themeColor="text1"/>
          <w:sz w:val="18"/>
          <w:szCs w:val="18"/>
          <w:rtl/>
        </w:rPr>
      </w:pPr>
      <w:r w:rsidRPr="00473174">
        <w:rPr>
          <w:rFonts w:ascii="Times New Roman" w:eastAsia="Times New Roman" w:hAnsi="Times New Roman" w:cs="Times New Roman"/>
          <w:b/>
          <w:bCs/>
          <w:color w:val="000000" w:themeColor="text1"/>
          <w:sz w:val="18"/>
          <w:szCs w:val="18"/>
          <w:rtl/>
        </w:rPr>
        <w:t>يدعم النظام مجموعة من التكاملات التقنية التي تسهم في تحسين الأداء القضائي، وتشمل:</w:t>
      </w:r>
    </w:p>
    <w:p w14:paraId="36FA462F" w14:textId="77777777" w:rsidR="00696761" w:rsidRPr="00473174" w:rsidRDefault="00696761" w:rsidP="00696761">
      <w:pPr>
        <w:outlineLvl w:val="1"/>
        <w:rPr>
          <w:rFonts w:ascii="Times New Roman" w:eastAsia="Times New Roman" w:hAnsi="Times New Roman" w:cs="Times New Roman"/>
          <w:b/>
          <w:bCs/>
          <w:color w:val="000000" w:themeColor="text1"/>
          <w:sz w:val="18"/>
          <w:szCs w:val="18"/>
          <w:rtl/>
        </w:rPr>
      </w:pPr>
      <w:r w:rsidRPr="00473174">
        <w:rPr>
          <w:rFonts w:ascii="Times New Roman" w:eastAsia="Times New Roman" w:hAnsi="Times New Roman" w:cs="Times New Roman"/>
          <w:b/>
          <w:bCs/>
          <w:color w:val="000000" w:themeColor="text1"/>
          <w:sz w:val="18"/>
          <w:szCs w:val="18"/>
          <w:rtl/>
        </w:rPr>
        <w:t>• التكامل مع خدمات الذكاء الاصطناعي لتحليل القضايا وتصنيفها واقتراح مواد قانونية ذات صلة.</w:t>
      </w:r>
    </w:p>
    <w:p w14:paraId="3A635D1B" w14:textId="77777777" w:rsidR="00696761" w:rsidRPr="00473174" w:rsidRDefault="00696761" w:rsidP="00696761">
      <w:pPr>
        <w:outlineLvl w:val="1"/>
        <w:rPr>
          <w:rFonts w:ascii="Times New Roman" w:eastAsia="Times New Roman" w:hAnsi="Times New Roman" w:cs="Times New Roman"/>
          <w:b/>
          <w:bCs/>
          <w:color w:val="000000" w:themeColor="text1"/>
          <w:sz w:val="18"/>
          <w:szCs w:val="18"/>
          <w:rtl/>
        </w:rPr>
      </w:pPr>
      <w:r w:rsidRPr="00473174">
        <w:rPr>
          <w:rFonts w:ascii="Times New Roman" w:eastAsia="Times New Roman" w:hAnsi="Times New Roman" w:cs="Times New Roman"/>
          <w:b/>
          <w:bCs/>
          <w:color w:val="000000" w:themeColor="text1"/>
          <w:sz w:val="18"/>
          <w:szCs w:val="18"/>
          <w:rtl/>
        </w:rPr>
        <w:t>• التكامل مع بوابة الدفع الإلكتروني (عند الحاجة لدفع رسوم القضايا).</w:t>
      </w:r>
    </w:p>
    <w:p w14:paraId="10F79B18" w14:textId="77777777" w:rsidR="00696761" w:rsidRPr="00473174" w:rsidRDefault="00696761" w:rsidP="00696761">
      <w:pPr>
        <w:outlineLvl w:val="1"/>
        <w:rPr>
          <w:rFonts w:ascii="Times New Roman" w:eastAsia="Times New Roman" w:hAnsi="Times New Roman" w:cs="Times New Roman"/>
          <w:b/>
          <w:bCs/>
          <w:color w:val="000000" w:themeColor="text1"/>
          <w:sz w:val="18"/>
          <w:szCs w:val="18"/>
          <w:rtl/>
        </w:rPr>
      </w:pPr>
      <w:r w:rsidRPr="00473174">
        <w:rPr>
          <w:rFonts w:ascii="Times New Roman" w:eastAsia="Times New Roman" w:hAnsi="Times New Roman" w:cs="Times New Roman"/>
          <w:b/>
          <w:bCs/>
          <w:color w:val="000000" w:themeColor="text1"/>
          <w:sz w:val="18"/>
          <w:szCs w:val="18"/>
          <w:rtl/>
        </w:rPr>
        <w:t>• التكامل مع البريد الإلكتروني والرسائل النصية لإرسال الإشعارات للمستخدمين.</w:t>
      </w:r>
    </w:p>
    <w:p w14:paraId="0605A9BC" w14:textId="77777777" w:rsidR="00696761" w:rsidRPr="00473174" w:rsidRDefault="00696761" w:rsidP="00696761">
      <w:pPr>
        <w:outlineLvl w:val="1"/>
        <w:rPr>
          <w:rFonts w:ascii="Times New Roman" w:eastAsia="Times New Roman" w:hAnsi="Times New Roman" w:cs="Times New Roman"/>
          <w:b/>
          <w:bCs/>
          <w:color w:val="000000" w:themeColor="text1"/>
          <w:sz w:val="18"/>
          <w:szCs w:val="18"/>
          <w:rtl/>
        </w:rPr>
      </w:pPr>
      <w:r w:rsidRPr="00473174">
        <w:rPr>
          <w:rFonts w:ascii="Times New Roman" w:eastAsia="Times New Roman" w:hAnsi="Times New Roman" w:cs="Times New Roman"/>
          <w:b/>
          <w:bCs/>
          <w:color w:val="000000" w:themeColor="text1"/>
          <w:sz w:val="18"/>
          <w:szCs w:val="18"/>
          <w:rtl/>
        </w:rPr>
        <w:t>• التكامل مع أجهزة المسح الضوئي (</w:t>
      </w:r>
      <w:r w:rsidRPr="00473174">
        <w:rPr>
          <w:rFonts w:ascii="Times New Roman" w:eastAsia="Times New Roman" w:hAnsi="Times New Roman" w:cs="Times New Roman"/>
          <w:b/>
          <w:bCs/>
          <w:color w:val="000000" w:themeColor="text1"/>
          <w:sz w:val="18"/>
          <w:szCs w:val="18"/>
        </w:rPr>
        <w:t>Scanner</w:t>
      </w:r>
      <w:r w:rsidRPr="00473174">
        <w:rPr>
          <w:rFonts w:ascii="Times New Roman" w:eastAsia="Times New Roman" w:hAnsi="Times New Roman" w:cs="Times New Roman"/>
          <w:b/>
          <w:bCs/>
          <w:color w:val="000000" w:themeColor="text1"/>
          <w:sz w:val="18"/>
          <w:szCs w:val="18"/>
          <w:rtl/>
        </w:rPr>
        <w:t>) لرفع المستندات القانونية مباشرة.</w:t>
      </w:r>
    </w:p>
    <w:p w14:paraId="224D45C0" w14:textId="77777777" w:rsidR="00696761" w:rsidRPr="00473174" w:rsidRDefault="00696761" w:rsidP="00696761">
      <w:pPr>
        <w:outlineLvl w:val="1"/>
        <w:rPr>
          <w:rFonts w:ascii="Times New Roman" w:eastAsia="Times New Roman" w:hAnsi="Times New Roman" w:cs="Times New Roman"/>
          <w:b/>
          <w:bCs/>
          <w:color w:val="000000" w:themeColor="text1"/>
          <w:sz w:val="18"/>
          <w:szCs w:val="18"/>
          <w:rtl/>
        </w:rPr>
      </w:pPr>
      <w:r w:rsidRPr="00473174">
        <w:rPr>
          <w:rFonts w:ascii="Times New Roman" w:eastAsia="Times New Roman" w:hAnsi="Times New Roman" w:cs="Times New Roman"/>
          <w:b/>
          <w:bCs/>
          <w:color w:val="000000" w:themeColor="text1"/>
          <w:sz w:val="18"/>
          <w:szCs w:val="18"/>
          <w:rtl/>
        </w:rPr>
        <w:t>• دعم الواجهة على مختلف الأجهزة (موبايل – متصفح – أجهزة لوحية).</w:t>
      </w:r>
    </w:p>
    <w:p w14:paraId="0F2B6E19" w14:textId="222DB5A2" w:rsidR="00696761" w:rsidRPr="00473174" w:rsidRDefault="00696761" w:rsidP="0084751C">
      <w:pPr>
        <w:outlineLvl w:val="1"/>
        <w:rPr>
          <w:rFonts w:ascii="Times New Roman" w:eastAsia="Times New Roman" w:hAnsi="Times New Roman" w:cs="Times New Roman"/>
          <w:b/>
          <w:bCs/>
          <w:color w:val="000000" w:themeColor="text1"/>
          <w:sz w:val="18"/>
          <w:szCs w:val="18"/>
        </w:rPr>
      </w:pPr>
      <w:r w:rsidRPr="00473174">
        <w:rPr>
          <w:rFonts w:ascii="Times New Roman" w:eastAsia="Times New Roman" w:hAnsi="Times New Roman" w:cs="Times New Roman"/>
          <w:b/>
          <w:bCs/>
          <w:color w:val="000000" w:themeColor="text1"/>
          <w:sz w:val="18"/>
          <w:szCs w:val="18"/>
          <w:rtl/>
        </w:rPr>
        <w:t xml:space="preserve">• التخزين </w:t>
      </w:r>
      <w:proofErr w:type="spellStart"/>
      <w:r w:rsidRPr="00473174">
        <w:rPr>
          <w:rFonts w:ascii="Times New Roman" w:eastAsia="Times New Roman" w:hAnsi="Times New Roman" w:cs="Times New Roman"/>
          <w:b/>
          <w:bCs/>
          <w:color w:val="000000" w:themeColor="text1"/>
          <w:sz w:val="18"/>
          <w:szCs w:val="18"/>
          <w:rtl/>
        </w:rPr>
        <w:t>السحابي</w:t>
      </w:r>
      <w:proofErr w:type="spellEnd"/>
      <w:r w:rsidRPr="00473174">
        <w:rPr>
          <w:rFonts w:ascii="Times New Roman" w:eastAsia="Times New Roman" w:hAnsi="Times New Roman" w:cs="Times New Roman"/>
          <w:b/>
          <w:bCs/>
          <w:color w:val="000000" w:themeColor="text1"/>
          <w:sz w:val="18"/>
          <w:szCs w:val="18"/>
          <w:rtl/>
        </w:rPr>
        <w:t xml:space="preserve"> لملفات المستخدمين والمرفقات.</w:t>
      </w:r>
    </w:p>
    <w:p w14:paraId="6D04EFCB" w14:textId="3CB5B6AC" w:rsidR="00696761" w:rsidRPr="00473174" w:rsidRDefault="00696761" w:rsidP="0084751C">
      <w:pPr>
        <w:outlineLvl w:val="1"/>
        <w:rPr>
          <w:rFonts w:ascii="Times New Roman" w:eastAsia="Times New Roman" w:hAnsi="Times New Roman" w:cs="Times New Roman"/>
          <w:b/>
          <w:bCs/>
          <w:color w:val="000000" w:themeColor="text1"/>
          <w:sz w:val="18"/>
          <w:szCs w:val="18"/>
        </w:rPr>
      </w:pPr>
      <w:r w:rsidRPr="00473174">
        <w:rPr>
          <w:rFonts w:ascii="Times New Roman" w:eastAsia="Times New Roman" w:hAnsi="Times New Roman" w:cs="Times New Roman"/>
          <w:b/>
          <w:bCs/>
          <w:color w:val="000000" w:themeColor="text1"/>
          <w:sz w:val="18"/>
          <w:szCs w:val="18"/>
        </w:rPr>
        <w:t>4</w:t>
      </w:r>
      <w:r w:rsidRPr="00473174">
        <w:rPr>
          <w:rFonts w:ascii="Times New Roman" w:eastAsia="Times New Roman" w:hAnsi="Times New Roman" w:cs="Times New Roman"/>
          <w:b/>
          <w:bCs/>
          <w:color w:val="000000" w:themeColor="text1"/>
          <w:sz w:val="18"/>
          <w:szCs w:val="18"/>
          <w:rtl/>
        </w:rPr>
        <w:t>- إدارة النظام (</w:t>
      </w:r>
      <w:r w:rsidRPr="00473174">
        <w:rPr>
          <w:rFonts w:ascii="Times New Roman" w:eastAsia="Times New Roman" w:hAnsi="Times New Roman" w:cs="Times New Roman"/>
          <w:b/>
          <w:bCs/>
          <w:color w:val="000000" w:themeColor="text1"/>
          <w:sz w:val="18"/>
          <w:szCs w:val="18"/>
        </w:rPr>
        <w:t>System Management</w:t>
      </w:r>
      <w:r w:rsidRPr="00473174">
        <w:rPr>
          <w:rFonts w:ascii="Times New Roman" w:eastAsia="Times New Roman" w:hAnsi="Times New Roman" w:cs="Times New Roman"/>
          <w:b/>
          <w:bCs/>
          <w:color w:val="000000" w:themeColor="text1"/>
          <w:sz w:val="18"/>
          <w:szCs w:val="18"/>
          <w:rtl/>
        </w:rPr>
        <w:t>)</w:t>
      </w:r>
    </w:p>
    <w:p w14:paraId="7A1BF2B2" w14:textId="4E9DD6D3" w:rsidR="00696761" w:rsidRPr="00473174" w:rsidRDefault="00696761" w:rsidP="0084751C">
      <w:pPr>
        <w:outlineLvl w:val="1"/>
        <w:rPr>
          <w:rFonts w:ascii="Times New Roman" w:eastAsia="Times New Roman" w:hAnsi="Times New Roman" w:cs="Times New Roman"/>
          <w:b/>
          <w:bCs/>
          <w:color w:val="000000" w:themeColor="text1"/>
          <w:sz w:val="18"/>
          <w:szCs w:val="18"/>
        </w:rPr>
      </w:pPr>
      <w:r w:rsidRPr="00473174">
        <w:rPr>
          <w:rFonts w:ascii="Times New Roman" w:eastAsia="Times New Roman" w:hAnsi="Times New Roman" w:cs="Times New Roman"/>
          <w:b/>
          <w:bCs/>
          <w:color w:val="000000" w:themeColor="text1"/>
          <w:sz w:val="18"/>
          <w:szCs w:val="18"/>
          <w:rtl/>
        </w:rPr>
        <w:t>تتضمن مكونات إدارة النظام مجموعة من الأدوات التي تضمن استقرار المنصة واستمرارية عملها، وتشمل:</w:t>
      </w:r>
    </w:p>
    <w:p w14:paraId="1D3A8A48" w14:textId="77777777" w:rsidR="00696761" w:rsidRPr="00473174" w:rsidRDefault="00696761" w:rsidP="00696761">
      <w:pPr>
        <w:outlineLvl w:val="1"/>
        <w:rPr>
          <w:rFonts w:ascii="Times New Roman" w:eastAsia="Times New Roman" w:hAnsi="Times New Roman" w:cs="Times New Roman"/>
          <w:b/>
          <w:bCs/>
          <w:color w:val="000000" w:themeColor="text1"/>
          <w:sz w:val="18"/>
          <w:szCs w:val="18"/>
          <w:rtl/>
        </w:rPr>
      </w:pPr>
      <w:r w:rsidRPr="00473174">
        <w:rPr>
          <w:rFonts w:ascii="Times New Roman" w:eastAsia="Times New Roman" w:hAnsi="Times New Roman" w:cs="Times New Roman"/>
          <w:b/>
          <w:bCs/>
          <w:color w:val="000000" w:themeColor="text1"/>
          <w:sz w:val="18"/>
          <w:szCs w:val="18"/>
          <w:rtl/>
        </w:rPr>
        <w:t>• النسخ الاحتياطي التلقائي لقاعدة البيانات والمستندات القانونية.</w:t>
      </w:r>
    </w:p>
    <w:p w14:paraId="69D7AA1F" w14:textId="77777777" w:rsidR="00696761" w:rsidRPr="00473174" w:rsidRDefault="00696761" w:rsidP="00696761">
      <w:pPr>
        <w:outlineLvl w:val="1"/>
        <w:rPr>
          <w:rFonts w:ascii="Times New Roman" w:eastAsia="Times New Roman" w:hAnsi="Times New Roman" w:cs="Times New Roman"/>
          <w:b/>
          <w:bCs/>
          <w:color w:val="000000" w:themeColor="text1"/>
          <w:sz w:val="18"/>
          <w:szCs w:val="18"/>
          <w:rtl/>
        </w:rPr>
      </w:pPr>
      <w:r w:rsidRPr="00473174">
        <w:rPr>
          <w:rFonts w:ascii="Times New Roman" w:eastAsia="Times New Roman" w:hAnsi="Times New Roman" w:cs="Times New Roman"/>
          <w:b/>
          <w:bCs/>
          <w:color w:val="000000" w:themeColor="text1"/>
          <w:sz w:val="18"/>
          <w:szCs w:val="18"/>
          <w:rtl/>
        </w:rPr>
        <w:t>• استرجاع البيانات عند الحاجة في حالات الطوارئ أو الأعطال.</w:t>
      </w:r>
    </w:p>
    <w:p w14:paraId="11A6496C" w14:textId="77777777" w:rsidR="00696761" w:rsidRPr="00473174" w:rsidRDefault="00696761" w:rsidP="00696761">
      <w:pPr>
        <w:outlineLvl w:val="1"/>
        <w:rPr>
          <w:rFonts w:ascii="Times New Roman" w:eastAsia="Times New Roman" w:hAnsi="Times New Roman" w:cs="Times New Roman"/>
          <w:b/>
          <w:bCs/>
          <w:color w:val="000000" w:themeColor="text1"/>
          <w:sz w:val="18"/>
          <w:szCs w:val="18"/>
          <w:rtl/>
        </w:rPr>
      </w:pPr>
      <w:r w:rsidRPr="00473174">
        <w:rPr>
          <w:rFonts w:ascii="Times New Roman" w:eastAsia="Times New Roman" w:hAnsi="Times New Roman" w:cs="Times New Roman"/>
          <w:b/>
          <w:bCs/>
          <w:color w:val="000000" w:themeColor="text1"/>
          <w:sz w:val="18"/>
          <w:szCs w:val="18"/>
          <w:rtl/>
        </w:rPr>
        <w:t>• نظام مراقبة الأداء (</w:t>
      </w:r>
      <w:r w:rsidRPr="00473174">
        <w:rPr>
          <w:rFonts w:ascii="Times New Roman" w:eastAsia="Times New Roman" w:hAnsi="Times New Roman" w:cs="Times New Roman"/>
          <w:b/>
          <w:bCs/>
          <w:color w:val="000000" w:themeColor="text1"/>
          <w:sz w:val="18"/>
          <w:szCs w:val="18"/>
        </w:rPr>
        <w:t>Performance Monitoring</w:t>
      </w:r>
      <w:r w:rsidRPr="00473174">
        <w:rPr>
          <w:rFonts w:ascii="Times New Roman" w:eastAsia="Times New Roman" w:hAnsi="Times New Roman" w:cs="Times New Roman"/>
          <w:b/>
          <w:bCs/>
          <w:color w:val="000000" w:themeColor="text1"/>
          <w:sz w:val="18"/>
          <w:szCs w:val="18"/>
          <w:rtl/>
        </w:rPr>
        <w:t>) لمتابعة سرعة الاستجابة وحركة السيرفر.</w:t>
      </w:r>
    </w:p>
    <w:p w14:paraId="335B65C3" w14:textId="77777777" w:rsidR="00696761" w:rsidRPr="00473174" w:rsidRDefault="00696761" w:rsidP="00696761">
      <w:pPr>
        <w:outlineLvl w:val="1"/>
        <w:rPr>
          <w:rFonts w:ascii="Times New Roman" w:eastAsia="Times New Roman" w:hAnsi="Times New Roman" w:cs="Times New Roman"/>
          <w:b/>
          <w:bCs/>
          <w:color w:val="000000" w:themeColor="text1"/>
          <w:sz w:val="18"/>
          <w:szCs w:val="18"/>
          <w:rtl/>
        </w:rPr>
      </w:pPr>
      <w:r w:rsidRPr="00473174">
        <w:rPr>
          <w:rFonts w:ascii="Times New Roman" w:eastAsia="Times New Roman" w:hAnsi="Times New Roman" w:cs="Times New Roman"/>
          <w:b/>
          <w:bCs/>
          <w:color w:val="000000" w:themeColor="text1"/>
          <w:sz w:val="18"/>
          <w:szCs w:val="18"/>
          <w:rtl/>
        </w:rPr>
        <w:t>• سجل مراقبة (</w:t>
      </w:r>
      <w:r w:rsidRPr="00473174">
        <w:rPr>
          <w:rFonts w:ascii="Times New Roman" w:eastAsia="Times New Roman" w:hAnsi="Times New Roman" w:cs="Times New Roman"/>
          <w:b/>
          <w:bCs/>
          <w:color w:val="000000" w:themeColor="text1"/>
          <w:sz w:val="18"/>
          <w:szCs w:val="18"/>
        </w:rPr>
        <w:t>Audit Log</w:t>
      </w:r>
      <w:r w:rsidRPr="00473174">
        <w:rPr>
          <w:rFonts w:ascii="Times New Roman" w:eastAsia="Times New Roman" w:hAnsi="Times New Roman" w:cs="Times New Roman"/>
          <w:b/>
          <w:bCs/>
          <w:color w:val="000000" w:themeColor="text1"/>
          <w:sz w:val="18"/>
          <w:szCs w:val="18"/>
          <w:rtl/>
        </w:rPr>
        <w:t>) لتتبع العمليات داخل النظام بهدف تعزيز الشفافية.</w:t>
      </w:r>
    </w:p>
    <w:p w14:paraId="545BC627" w14:textId="77777777" w:rsidR="00696761" w:rsidRPr="00473174" w:rsidRDefault="00696761" w:rsidP="00696761">
      <w:pPr>
        <w:outlineLvl w:val="1"/>
        <w:rPr>
          <w:rFonts w:ascii="Times New Roman" w:eastAsia="Times New Roman" w:hAnsi="Times New Roman" w:cs="Times New Roman"/>
          <w:b/>
          <w:bCs/>
          <w:color w:val="000000" w:themeColor="text1"/>
          <w:sz w:val="18"/>
          <w:szCs w:val="18"/>
          <w:rtl/>
        </w:rPr>
      </w:pPr>
      <w:r w:rsidRPr="00473174">
        <w:rPr>
          <w:rFonts w:ascii="Times New Roman" w:eastAsia="Times New Roman" w:hAnsi="Times New Roman" w:cs="Times New Roman"/>
          <w:b/>
          <w:bCs/>
          <w:color w:val="000000" w:themeColor="text1"/>
          <w:sz w:val="18"/>
          <w:szCs w:val="18"/>
          <w:rtl/>
        </w:rPr>
        <w:t>• التحديثات المستمرة للنظام (</w:t>
      </w:r>
      <w:r w:rsidRPr="00473174">
        <w:rPr>
          <w:rFonts w:ascii="Times New Roman" w:eastAsia="Times New Roman" w:hAnsi="Times New Roman" w:cs="Times New Roman"/>
          <w:b/>
          <w:bCs/>
          <w:color w:val="000000" w:themeColor="text1"/>
          <w:sz w:val="18"/>
          <w:szCs w:val="18"/>
        </w:rPr>
        <w:t>Updates</w:t>
      </w:r>
      <w:r w:rsidRPr="00473174">
        <w:rPr>
          <w:rFonts w:ascii="Times New Roman" w:eastAsia="Times New Roman" w:hAnsi="Times New Roman" w:cs="Times New Roman"/>
          <w:b/>
          <w:bCs/>
          <w:color w:val="000000" w:themeColor="text1"/>
          <w:sz w:val="18"/>
          <w:szCs w:val="18"/>
          <w:rtl/>
        </w:rPr>
        <w:t>) لتحسين الأداء وإضافة ميزات جديدة.</w:t>
      </w:r>
    </w:p>
    <w:p w14:paraId="0DE0F3E0" w14:textId="77777777" w:rsidR="00696761" w:rsidRPr="00473174" w:rsidRDefault="00696761" w:rsidP="00696761">
      <w:pPr>
        <w:outlineLvl w:val="1"/>
        <w:rPr>
          <w:rFonts w:ascii="Times New Roman" w:eastAsia="Times New Roman" w:hAnsi="Times New Roman" w:cs="Times New Roman"/>
          <w:b/>
          <w:bCs/>
          <w:color w:val="000000" w:themeColor="text1"/>
          <w:sz w:val="18"/>
          <w:szCs w:val="18"/>
          <w:rtl/>
        </w:rPr>
      </w:pPr>
      <w:r w:rsidRPr="00473174">
        <w:rPr>
          <w:rFonts w:ascii="Times New Roman" w:eastAsia="Times New Roman" w:hAnsi="Times New Roman" w:cs="Times New Roman"/>
          <w:b/>
          <w:bCs/>
          <w:color w:val="000000" w:themeColor="text1"/>
          <w:sz w:val="18"/>
          <w:szCs w:val="18"/>
          <w:rtl/>
        </w:rPr>
        <w:t>• الحماية واكتشاف الاختراقات باستخدام جدران نارية وتشفير متعدد الطبقات.</w:t>
      </w:r>
    </w:p>
    <w:p w14:paraId="108EF35B" w14:textId="1A06B1D5" w:rsidR="00AB1483" w:rsidRPr="00473174" w:rsidRDefault="006C2629" w:rsidP="00696761">
      <w:pPr>
        <w:outlineLvl w:val="1"/>
        <w:rPr>
          <w:rFonts w:ascii="Times New Roman" w:eastAsia="Times New Roman" w:hAnsi="Times New Roman" w:cs="Times New Roman"/>
          <w:b/>
          <w:bCs/>
          <w:color w:val="0070C0"/>
          <w:sz w:val="18"/>
          <w:szCs w:val="18"/>
        </w:rPr>
      </w:pPr>
      <w:r w:rsidRPr="00473174">
        <w:rPr>
          <w:rFonts w:ascii="Times New Roman" w:eastAsia="Times New Roman" w:hAnsi="Times New Roman" w:cs="Times New Roman" w:hint="cs"/>
          <w:b/>
          <w:bCs/>
          <w:color w:val="0070C0"/>
          <w:sz w:val="20"/>
          <w:szCs w:val="20"/>
          <w:rtl/>
        </w:rPr>
        <w:t>3.</w:t>
      </w:r>
      <w:r w:rsidR="006B1EE8" w:rsidRPr="00473174">
        <w:rPr>
          <w:rFonts w:ascii="Times New Roman" w:eastAsia="Times New Roman" w:hAnsi="Times New Roman" w:cs="Times New Roman" w:hint="cs"/>
          <w:b/>
          <w:bCs/>
          <w:color w:val="0070C0"/>
          <w:sz w:val="20"/>
          <w:szCs w:val="20"/>
          <w:rtl/>
        </w:rPr>
        <w:t>6</w:t>
      </w:r>
      <w:r w:rsidRPr="00473174">
        <w:rPr>
          <w:rFonts w:ascii="Times New Roman" w:eastAsia="Times New Roman" w:hAnsi="Times New Roman" w:cs="Times New Roman" w:hint="cs"/>
          <w:b/>
          <w:bCs/>
          <w:color w:val="0070C0"/>
          <w:sz w:val="20"/>
          <w:szCs w:val="20"/>
          <w:rtl/>
        </w:rPr>
        <w:t xml:space="preserve"> </w:t>
      </w:r>
      <w:r w:rsidR="009D1788" w:rsidRPr="00473174">
        <w:rPr>
          <w:rFonts w:ascii="Times New Roman" w:eastAsia="Times New Roman" w:hAnsi="Times New Roman" w:cs="Times New Roman" w:hint="cs"/>
          <w:b/>
          <w:bCs/>
          <w:color w:val="0070C0"/>
          <w:sz w:val="20"/>
          <w:szCs w:val="20"/>
          <w:rtl/>
        </w:rPr>
        <w:t>السيناريو:</w:t>
      </w:r>
      <w:bookmarkEnd w:id="15"/>
    </w:p>
    <w:p w14:paraId="6E3EFFEF" w14:textId="77777777" w:rsidR="00696761" w:rsidRPr="00473174" w:rsidRDefault="00696761" w:rsidP="00696761">
      <w:pPr>
        <w:spacing w:before="100" w:beforeAutospacing="1" w:after="100" w:afterAutospacing="1" w:line="240" w:lineRule="auto"/>
        <w:jc w:val="center"/>
        <w:rPr>
          <w:rFonts w:ascii="Times New Roman" w:eastAsia="Times New Roman" w:hAnsi="Times New Roman" w:cs="Times New Roman"/>
          <w:color w:val="000000" w:themeColor="text1"/>
          <w:sz w:val="18"/>
          <w:szCs w:val="18"/>
          <w:rtl/>
        </w:rPr>
      </w:pPr>
      <w:r w:rsidRPr="00473174">
        <w:rPr>
          <w:rFonts w:ascii="Times New Roman" w:eastAsia="Times New Roman" w:hAnsi="Times New Roman" w:cs="Times New Roman"/>
          <w:color w:val="000000" w:themeColor="text1"/>
          <w:sz w:val="18"/>
          <w:szCs w:val="18"/>
          <w:rtl/>
        </w:rPr>
        <w:t>في بداية يوم العمل، يقوم القاضي أو المحامي أو المواطن بتسجيل الدخول إلى منصة القضاء الذكي مستخدمًا بياناته الخاصة. عند تسجيل الدخول، تظهر له الواجهة الرئيسية المناسبة لصلاحياته. فعلى سبيل المثال، يجد المحامي شاشة تعرض قائمة القضايا التي يعمل عليها حاليًا، مع توضيح حالتها (قيد الدراسة، جلسة قريبة، حكم صادر…).</w:t>
      </w:r>
    </w:p>
    <w:p w14:paraId="01ED5D41" w14:textId="77777777" w:rsidR="00696761" w:rsidRPr="00473174" w:rsidRDefault="00696761" w:rsidP="00696761">
      <w:pPr>
        <w:spacing w:before="100" w:beforeAutospacing="1" w:after="100" w:afterAutospacing="1" w:line="240" w:lineRule="auto"/>
        <w:jc w:val="center"/>
        <w:rPr>
          <w:rFonts w:ascii="Times New Roman" w:eastAsia="Times New Roman" w:hAnsi="Times New Roman" w:cs="Times New Roman"/>
          <w:color w:val="000000" w:themeColor="text1"/>
          <w:sz w:val="18"/>
          <w:szCs w:val="18"/>
          <w:rtl/>
        </w:rPr>
      </w:pPr>
    </w:p>
    <w:p w14:paraId="0A1F299C" w14:textId="77777777" w:rsidR="00696761" w:rsidRPr="00473174" w:rsidRDefault="00696761" w:rsidP="00696761">
      <w:pPr>
        <w:spacing w:before="100" w:beforeAutospacing="1" w:after="100" w:afterAutospacing="1" w:line="240" w:lineRule="auto"/>
        <w:jc w:val="center"/>
        <w:rPr>
          <w:rFonts w:ascii="Times New Roman" w:eastAsia="Times New Roman" w:hAnsi="Times New Roman" w:cs="Times New Roman"/>
          <w:color w:val="000000" w:themeColor="text1"/>
          <w:sz w:val="18"/>
          <w:szCs w:val="18"/>
          <w:rtl/>
        </w:rPr>
      </w:pPr>
      <w:r w:rsidRPr="00473174">
        <w:rPr>
          <w:rFonts w:ascii="Times New Roman" w:eastAsia="Times New Roman" w:hAnsi="Times New Roman" w:cs="Times New Roman"/>
          <w:color w:val="000000" w:themeColor="text1"/>
          <w:sz w:val="18"/>
          <w:szCs w:val="18"/>
          <w:rtl/>
        </w:rPr>
        <w:t>يبدأ المستخدم بإجراء مهمة معينة؛ كرفع قضية جديدة، حيث يقوم بإدخال بيانات المدعي والمدعى عليه، ثم يرفع المستندات المطلوبة عبر نافذة مخصصة لذلك. يقوم النظام تلقائيًا بالتحقق من اكتمال الملفات وتسجيل القضية في قاعدة البيانات، مع إرسال إشعار فوري للقاضي المختص.</w:t>
      </w:r>
    </w:p>
    <w:p w14:paraId="688BF27B" w14:textId="77777777" w:rsidR="00696761" w:rsidRPr="00473174" w:rsidRDefault="00696761" w:rsidP="00696761">
      <w:pPr>
        <w:spacing w:before="100" w:beforeAutospacing="1" w:after="100" w:afterAutospacing="1" w:line="240" w:lineRule="auto"/>
        <w:jc w:val="center"/>
        <w:rPr>
          <w:rFonts w:ascii="Times New Roman" w:eastAsia="Times New Roman" w:hAnsi="Times New Roman" w:cs="Times New Roman"/>
          <w:color w:val="000000" w:themeColor="text1"/>
          <w:sz w:val="18"/>
          <w:szCs w:val="18"/>
          <w:rtl/>
        </w:rPr>
      </w:pPr>
    </w:p>
    <w:p w14:paraId="5BE23AFB" w14:textId="77777777" w:rsidR="00696761" w:rsidRPr="00473174" w:rsidRDefault="00696761" w:rsidP="00696761">
      <w:pPr>
        <w:spacing w:before="100" w:beforeAutospacing="1" w:after="100" w:afterAutospacing="1" w:line="240" w:lineRule="auto"/>
        <w:jc w:val="center"/>
        <w:rPr>
          <w:rFonts w:ascii="Times New Roman" w:eastAsia="Times New Roman" w:hAnsi="Times New Roman" w:cs="Times New Roman"/>
          <w:color w:val="000000" w:themeColor="text1"/>
          <w:sz w:val="18"/>
          <w:szCs w:val="18"/>
          <w:rtl/>
        </w:rPr>
      </w:pPr>
      <w:r w:rsidRPr="00473174">
        <w:rPr>
          <w:rFonts w:ascii="Times New Roman" w:eastAsia="Times New Roman" w:hAnsi="Times New Roman" w:cs="Times New Roman"/>
          <w:color w:val="000000" w:themeColor="text1"/>
          <w:sz w:val="18"/>
          <w:szCs w:val="18"/>
          <w:rtl/>
        </w:rPr>
        <w:t>عند دخول القاضي إلى النظام، تظهر له القضايا الجديدة التي أُحيلت إليه، ويمكنه استعراض تفاصيلها والمستندات المرفقة من خلال واجهة منظمة تسهّل الوصول إلى الأدلة والمرفقات. وعند تحديد موعد جلسة، يقوم القاضي بتحديث حالة القضية، فيقوم النظام تلقائيًا بإرسال إشعار للمحامي والمواطن عبر البريد الإلكتروني أو الإشعارات الفورية داخل النظام.</w:t>
      </w:r>
    </w:p>
    <w:p w14:paraId="10FD85BB" w14:textId="77777777" w:rsidR="00696761" w:rsidRPr="00473174" w:rsidRDefault="00696761" w:rsidP="00696761">
      <w:pPr>
        <w:spacing w:before="100" w:beforeAutospacing="1" w:after="100" w:afterAutospacing="1" w:line="240" w:lineRule="auto"/>
        <w:jc w:val="center"/>
        <w:rPr>
          <w:rFonts w:ascii="Times New Roman" w:eastAsia="Times New Roman" w:hAnsi="Times New Roman" w:cs="Times New Roman"/>
          <w:color w:val="000000" w:themeColor="text1"/>
          <w:sz w:val="18"/>
          <w:szCs w:val="18"/>
          <w:rtl/>
        </w:rPr>
      </w:pPr>
    </w:p>
    <w:p w14:paraId="406E5D65" w14:textId="75FDF51C" w:rsidR="00696761" w:rsidRPr="00473174" w:rsidRDefault="00696761" w:rsidP="00473174">
      <w:pPr>
        <w:spacing w:before="100" w:beforeAutospacing="1" w:after="100" w:afterAutospacing="1" w:line="240" w:lineRule="auto"/>
        <w:jc w:val="center"/>
        <w:rPr>
          <w:rFonts w:ascii="Times New Roman" w:eastAsia="Times New Roman" w:hAnsi="Times New Roman" w:cs="Times New Roman"/>
          <w:color w:val="000000" w:themeColor="text1"/>
          <w:sz w:val="18"/>
          <w:szCs w:val="18"/>
          <w:rtl/>
        </w:rPr>
      </w:pPr>
      <w:r w:rsidRPr="00473174">
        <w:rPr>
          <w:rFonts w:ascii="Times New Roman" w:eastAsia="Times New Roman" w:hAnsi="Times New Roman" w:cs="Times New Roman"/>
          <w:color w:val="000000" w:themeColor="text1"/>
          <w:sz w:val="18"/>
          <w:szCs w:val="18"/>
          <w:rtl/>
        </w:rPr>
        <w:t>خلال سير القضية، يمكن للأطراف متابعة مجريات الجلسات ومعرفة القرارات المستجدة عبر واجهة واضحة وسهلة الاستخدام. وعند إصدار الحكم، يقوم القاضي بكتابة الحكم في شاشة خاصة تتضمن الحيثيات القانونية. يقوم النظام بتخزين الحكم وربطه بجميع مراحل الدعوى السابقة، ثم ترسل إشعارات فورية للأطراف.</w:t>
      </w:r>
    </w:p>
    <w:p w14:paraId="118D925D" w14:textId="0E97F0CF" w:rsidR="00696761" w:rsidRPr="00473174" w:rsidRDefault="00696761" w:rsidP="00473174">
      <w:pPr>
        <w:spacing w:before="100" w:beforeAutospacing="1" w:after="100" w:afterAutospacing="1" w:line="240" w:lineRule="auto"/>
        <w:jc w:val="center"/>
        <w:rPr>
          <w:rFonts w:ascii="Times New Roman" w:eastAsia="Times New Roman" w:hAnsi="Times New Roman" w:cs="Times New Roman"/>
          <w:color w:val="000000" w:themeColor="text1"/>
          <w:sz w:val="18"/>
          <w:szCs w:val="18"/>
          <w:rtl/>
        </w:rPr>
      </w:pPr>
      <w:r w:rsidRPr="00473174">
        <w:rPr>
          <w:rFonts w:ascii="Times New Roman" w:eastAsia="Times New Roman" w:hAnsi="Times New Roman" w:cs="Times New Roman"/>
          <w:color w:val="000000" w:themeColor="text1"/>
          <w:sz w:val="18"/>
          <w:szCs w:val="18"/>
          <w:rtl/>
        </w:rPr>
        <w:t>بالاعتماد على محرك الذكاء الاصطناعي، يستطيع المحامي البحث في القوانين واللوائح من خلال إدخال سؤال بصيغة لغوية طبيعية، ليعرض النظام النصوص القانونية ذات الصلة، مع اقتراح مواد قد تفيد في القضية. كما يمكن للمستخدم الاطلاع على تقارير إحصائية توضح عدد القضايا، حالاتها، ومواعيد الجلسات.</w:t>
      </w:r>
    </w:p>
    <w:p w14:paraId="1557299D" w14:textId="038E11D2" w:rsidR="00696761" w:rsidRPr="00473174" w:rsidRDefault="00696761" w:rsidP="00473174">
      <w:pPr>
        <w:spacing w:before="100" w:beforeAutospacing="1" w:after="100" w:afterAutospacing="1" w:line="240" w:lineRule="auto"/>
        <w:jc w:val="center"/>
        <w:rPr>
          <w:rFonts w:ascii="Times New Roman" w:eastAsia="Times New Roman" w:hAnsi="Times New Roman" w:cs="Times New Roman"/>
          <w:color w:val="000000" w:themeColor="text1"/>
          <w:sz w:val="18"/>
          <w:szCs w:val="18"/>
        </w:rPr>
      </w:pPr>
      <w:r w:rsidRPr="00473174">
        <w:rPr>
          <w:rFonts w:ascii="Times New Roman" w:eastAsia="Times New Roman" w:hAnsi="Times New Roman" w:cs="Times New Roman"/>
          <w:color w:val="000000" w:themeColor="text1"/>
          <w:sz w:val="18"/>
          <w:szCs w:val="18"/>
          <w:rtl/>
        </w:rPr>
        <w:t>بهذه الطريقة، توفر منصة القضاء الذكي تجربة عملية متكاملة تضمن سهولة رفع القضايا، سرعة الوصول للمعلومات، تحسين الشفافية، وتحقيق مستوى أعلى من الكفاءة في إدارة العمل القضائي.</w:t>
      </w:r>
    </w:p>
    <w:p w14:paraId="79B5E39D" w14:textId="3C3FF4DA" w:rsidR="002A6067" w:rsidRDefault="002A6067" w:rsidP="002A6067">
      <w:pPr>
        <w:bidi w:val="0"/>
        <w:jc w:val="right"/>
        <w:outlineLvl w:val="2"/>
        <w:rPr>
          <w:rFonts w:ascii="Times New Roman" w:eastAsia="Times New Roman" w:hAnsi="Times New Roman" w:cs="Times New Roman"/>
          <w:b/>
          <w:bCs/>
          <w:color w:val="2F5496" w:themeColor="accent1" w:themeShade="BF"/>
          <w:sz w:val="32"/>
          <w:szCs w:val="32"/>
          <w:rtl/>
        </w:rPr>
      </w:pPr>
      <w:bookmarkStart w:id="16" w:name="_Toc198513797"/>
      <w:r>
        <w:rPr>
          <w:rFonts w:ascii="Times New Roman" w:eastAsia="Times New Roman" w:hAnsi="Times New Roman" w:cs="Times New Roman" w:hint="cs"/>
          <w:b/>
          <w:bCs/>
          <w:color w:val="2F5496" w:themeColor="accent1" w:themeShade="BF"/>
          <w:sz w:val="32"/>
          <w:szCs w:val="32"/>
          <w:rtl/>
        </w:rPr>
        <w:t xml:space="preserve">3.7 نموذج حالة </w:t>
      </w:r>
      <w:proofErr w:type="gramStart"/>
      <w:r>
        <w:rPr>
          <w:rFonts w:ascii="Times New Roman" w:eastAsia="Times New Roman" w:hAnsi="Times New Roman" w:cs="Times New Roman" w:hint="cs"/>
          <w:b/>
          <w:bCs/>
          <w:color w:val="2F5496" w:themeColor="accent1" w:themeShade="BF"/>
          <w:sz w:val="32"/>
          <w:szCs w:val="32"/>
          <w:rtl/>
        </w:rPr>
        <w:t>الاستخدام :</w:t>
      </w:r>
      <w:bookmarkEnd w:id="16"/>
      <w:proofErr w:type="gramEnd"/>
    </w:p>
    <w:p w14:paraId="2C23B2EB" w14:textId="7C4E535E" w:rsidR="007741A8" w:rsidRPr="00473174" w:rsidRDefault="007741A8" w:rsidP="00473174">
      <w:pPr>
        <w:bidi w:val="0"/>
        <w:jc w:val="right"/>
        <w:outlineLvl w:val="2"/>
        <w:rPr>
          <w:rFonts w:ascii="Times New Roman" w:eastAsia="Times New Roman" w:hAnsi="Times New Roman" w:cs="Times New Roman"/>
          <w:b/>
          <w:bCs/>
          <w:color w:val="2F5496" w:themeColor="accent1" w:themeShade="BF"/>
          <w:sz w:val="28"/>
          <w:szCs w:val="28"/>
          <w:rtl/>
        </w:rPr>
      </w:pPr>
      <w:r w:rsidRPr="007741A8">
        <w:rPr>
          <w:rFonts w:ascii="Arial" w:eastAsia="Arial" w:hAnsi="Arial" w:cs="Arial"/>
          <w:sz w:val="28"/>
          <w:szCs w:val="28"/>
          <w:rtl/>
        </w:rPr>
        <w:t>يوضح هذا المخطط العلاقة بين المستخدمين والنظام والعمليات التي يمكنهم تنفيذها.</w:t>
      </w:r>
      <w:bookmarkStart w:id="17" w:name="_Toc198513799"/>
    </w:p>
    <w:p w14:paraId="24782505" w14:textId="1CD4D608" w:rsidR="002A6067" w:rsidRDefault="002A6067" w:rsidP="007741A8">
      <w:pPr>
        <w:bidi w:val="0"/>
        <w:jc w:val="right"/>
        <w:outlineLvl w:val="1"/>
        <w:rPr>
          <w:rFonts w:ascii="Times New Roman" w:eastAsia="Times New Roman" w:hAnsi="Times New Roman" w:cs="Times New Roman"/>
          <w:b/>
          <w:bCs/>
          <w:color w:val="2F5496" w:themeColor="accent1" w:themeShade="BF"/>
          <w:sz w:val="32"/>
          <w:szCs w:val="32"/>
        </w:rPr>
      </w:pPr>
      <w:proofErr w:type="gramStart"/>
      <w:r>
        <w:rPr>
          <w:rFonts w:ascii="Times New Roman" w:eastAsia="Times New Roman" w:hAnsi="Times New Roman" w:cs="Times New Roman"/>
          <w:b/>
          <w:bCs/>
          <w:color w:val="2F5496" w:themeColor="accent1" w:themeShade="BF"/>
          <w:sz w:val="32"/>
          <w:szCs w:val="32"/>
          <w:lang w:bidi="ar-AE"/>
        </w:rPr>
        <w:t>:DFD</w:t>
      </w:r>
      <w:proofErr w:type="gramEnd"/>
      <w:r>
        <w:rPr>
          <w:rFonts w:ascii="Times New Roman" w:eastAsia="Times New Roman" w:hAnsi="Times New Roman" w:cs="Times New Roman"/>
          <w:b/>
          <w:bCs/>
          <w:color w:val="2F5496" w:themeColor="accent1" w:themeShade="BF"/>
          <w:sz w:val="32"/>
          <w:szCs w:val="32"/>
          <w:lang w:bidi="ar-AE"/>
        </w:rPr>
        <w:t xml:space="preserve">1 </w:t>
      </w:r>
      <w:r>
        <w:rPr>
          <w:rFonts w:ascii="Times New Roman" w:eastAsia="Times New Roman" w:hAnsi="Times New Roman" w:cs="Times New Roman" w:hint="cs"/>
          <w:b/>
          <w:bCs/>
          <w:color w:val="2F5496" w:themeColor="accent1" w:themeShade="BF"/>
          <w:sz w:val="32"/>
          <w:szCs w:val="32"/>
          <w:rtl/>
        </w:rPr>
        <w:t xml:space="preserve">مخطط </w:t>
      </w:r>
      <w:r>
        <w:rPr>
          <w:rFonts w:ascii="Times New Roman" w:eastAsia="Times New Roman" w:hAnsi="Times New Roman" w:cs="Times New Roman"/>
          <w:b/>
          <w:bCs/>
          <w:color w:val="2F5496" w:themeColor="accent1" w:themeShade="BF"/>
          <w:sz w:val="32"/>
          <w:szCs w:val="32"/>
        </w:rPr>
        <w:t>3.8</w:t>
      </w:r>
      <w:bookmarkEnd w:id="17"/>
    </w:p>
    <w:p w14:paraId="33A70848" w14:textId="4F771957" w:rsidR="002A6067" w:rsidRPr="007741A8" w:rsidRDefault="007741A8" w:rsidP="002A6067">
      <w:pPr>
        <w:bidi w:val="0"/>
        <w:jc w:val="right"/>
        <w:outlineLvl w:val="1"/>
        <w:rPr>
          <w:rFonts w:ascii="Times New Roman" w:eastAsia="Times New Roman" w:hAnsi="Times New Roman" w:cs="Times New Roman"/>
          <w:b/>
          <w:bCs/>
          <w:color w:val="2F5496" w:themeColor="accent1" w:themeShade="BF"/>
          <w:sz w:val="28"/>
          <w:szCs w:val="28"/>
        </w:rPr>
      </w:pPr>
      <w:r w:rsidRPr="007741A8">
        <w:rPr>
          <w:rFonts w:ascii="Arial" w:eastAsia="Arial" w:hAnsi="Arial" w:cs="Arial"/>
          <w:sz w:val="28"/>
          <w:szCs w:val="28"/>
          <w:rtl/>
        </w:rPr>
        <w:t>يبين تدفق المعلومات بين المكونات المختلفة للنظام من إدخال البيانات حتى تخزينها في قاعدة البيانات.</w:t>
      </w:r>
    </w:p>
    <w:p w14:paraId="1407B128" w14:textId="4EED678E" w:rsidR="00B9392F" w:rsidRDefault="007741A8" w:rsidP="007741A8">
      <w:pPr>
        <w:bidi w:val="0"/>
        <w:jc w:val="right"/>
        <w:rPr>
          <w:rFonts w:ascii="Times New Roman" w:eastAsia="Times New Roman" w:hAnsi="Times New Roman" w:cs="Times New Roman"/>
          <w:b/>
          <w:bCs/>
          <w:color w:val="2F5496" w:themeColor="accent1" w:themeShade="BF"/>
          <w:sz w:val="32"/>
          <w:szCs w:val="32"/>
        </w:rPr>
      </w:pPr>
      <w:r>
        <w:rPr>
          <w:rFonts w:ascii="Arial" w:eastAsia="Arial" w:hAnsi="Arial" w:cs="Arial"/>
          <w:noProof/>
        </w:rPr>
        <w:drawing>
          <wp:inline distT="114300" distB="114300" distL="114300" distR="114300" wp14:anchorId="04AA884F" wp14:editId="68652EB9">
            <wp:extent cx="5274310" cy="5603954"/>
            <wp:effectExtent l="0" t="0" r="2540" b="0"/>
            <wp:docPr id="1"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7"/>
                    <a:srcRect/>
                    <a:stretch>
                      <a:fillRect/>
                    </a:stretch>
                  </pic:blipFill>
                  <pic:spPr>
                    <a:xfrm>
                      <a:off x="0" y="0"/>
                      <a:ext cx="5274310" cy="5603954"/>
                    </a:xfrm>
                    <a:prstGeom prst="rect">
                      <a:avLst/>
                    </a:prstGeom>
                    <a:ln/>
                  </pic:spPr>
                </pic:pic>
              </a:graphicData>
            </a:graphic>
          </wp:inline>
        </w:drawing>
      </w:r>
    </w:p>
    <w:p w14:paraId="34BB4D5E" w14:textId="77777777" w:rsidR="006B1EE8" w:rsidRDefault="006B1EE8" w:rsidP="006B1EE8">
      <w:pPr>
        <w:rPr>
          <w:rFonts w:ascii="Times New Roman" w:eastAsia="Times New Roman" w:hAnsi="Times New Roman" w:cs="Times New Roman"/>
          <w:b/>
          <w:bCs/>
          <w:noProof/>
          <w:color w:val="2F5496" w:themeColor="accent1" w:themeShade="BF"/>
          <w:sz w:val="32"/>
          <w:szCs w:val="32"/>
          <w:rtl/>
        </w:rPr>
      </w:pPr>
    </w:p>
    <w:p w14:paraId="1688F623" w14:textId="77777777" w:rsidR="006B1EE8" w:rsidRDefault="006B1EE8" w:rsidP="006B1EE8">
      <w:pPr>
        <w:rPr>
          <w:rFonts w:ascii="Times New Roman" w:eastAsia="Times New Roman" w:hAnsi="Times New Roman" w:cs="Times New Roman"/>
          <w:b/>
          <w:bCs/>
          <w:noProof/>
          <w:color w:val="2F5496" w:themeColor="accent1" w:themeShade="BF"/>
          <w:sz w:val="32"/>
          <w:szCs w:val="32"/>
          <w:rtl/>
        </w:rPr>
      </w:pPr>
    </w:p>
    <w:p w14:paraId="729E05A0" w14:textId="77777777" w:rsidR="006B1EE8" w:rsidRDefault="006B1EE8" w:rsidP="006B1EE8">
      <w:pPr>
        <w:rPr>
          <w:rFonts w:ascii="Times New Roman" w:eastAsia="Times New Roman" w:hAnsi="Times New Roman" w:cs="Times New Roman"/>
          <w:b/>
          <w:bCs/>
          <w:noProof/>
          <w:color w:val="2F5496" w:themeColor="accent1" w:themeShade="BF"/>
          <w:sz w:val="32"/>
          <w:szCs w:val="32"/>
          <w:rtl/>
        </w:rPr>
      </w:pPr>
    </w:p>
    <w:p w14:paraId="57E5A192" w14:textId="77777777" w:rsidR="006B1EE8" w:rsidRDefault="006B1EE8" w:rsidP="006B1EE8">
      <w:pPr>
        <w:rPr>
          <w:rFonts w:ascii="Times New Roman" w:eastAsia="Times New Roman" w:hAnsi="Times New Roman" w:cs="Times New Roman"/>
          <w:b/>
          <w:bCs/>
          <w:noProof/>
          <w:color w:val="2F5496" w:themeColor="accent1" w:themeShade="BF"/>
          <w:sz w:val="32"/>
          <w:szCs w:val="32"/>
          <w:rtl/>
        </w:rPr>
      </w:pPr>
    </w:p>
    <w:p w14:paraId="4E80B5D3" w14:textId="77777777" w:rsidR="006B1EE8" w:rsidRDefault="006B1EE8" w:rsidP="006B1EE8">
      <w:pPr>
        <w:rPr>
          <w:rFonts w:ascii="Times New Roman" w:eastAsia="Times New Roman" w:hAnsi="Times New Roman" w:cs="Times New Roman"/>
          <w:b/>
          <w:bCs/>
          <w:noProof/>
          <w:color w:val="2F5496" w:themeColor="accent1" w:themeShade="BF"/>
          <w:sz w:val="32"/>
          <w:szCs w:val="32"/>
          <w:rtl/>
        </w:rPr>
      </w:pPr>
    </w:p>
    <w:p w14:paraId="15AEFFCF" w14:textId="77777777" w:rsidR="002A6067" w:rsidRDefault="002A6067" w:rsidP="002A6067">
      <w:pPr>
        <w:rPr>
          <w:rFonts w:ascii="Times New Roman" w:eastAsia="Times New Roman" w:hAnsi="Times New Roman" w:cs="Times New Roman"/>
          <w:b/>
          <w:bCs/>
          <w:noProof/>
          <w:color w:val="2F5496" w:themeColor="accent1" w:themeShade="BF"/>
          <w:sz w:val="32"/>
          <w:szCs w:val="32"/>
          <w:rtl/>
        </w:rPr>
      </w:pPr>
      <w:r>
        <w:rPr>
          <w:rFonts w:ascii="Times New Roman" w:eastAsia="Times New Roman" w:hAnsi="Times New Roman" w:cs="Times New Roman" w:hint="cs"/>
          <w:b/>
          <w:bCs/>
          <w:noProof/>
          <w:color w:val="2F5496" w:themeColor="accent1" w:themeShade="BF"/>
          <w:sz w:val="32"/>
          <w:szCs w:val="32"/>
          <w:rtl/>
        </w:rPr>
        <w:t xml:space="preserve">3.9 مخطط </w:t>
      </w:r>
      <w:r>
        <w:rPr>
          <w:rFonts w:ascii="Times New Roman" w:eastAsia="Times New Roman" w:hAnsi="Times New Roman" w:cs="Times New Roman"/>
          <w:b/>
          <w:bCs/>
          <w:noProof/>
          <w:color w:val="2F5496" w:themeColor="accent1" w:themeShade="BF"/>
          <w:sz w:val="32"/>
          <w:szCs w:val="32"/>
        </w:rPr>
        <w:t>DFD2</w:t>
      </w:r>
    </w:p>
    <w:p w14:paraId="4A8F485F" w14:textId="77777777" w:rsidR="006B1EE8" w:rsidRDefault="006B1EE8" w:rsidP="006B1EE8">
      <w:pPr>
        <w:rPr>
          <w:rFonts w:ascii="Times New Roman" w:eastAsia="Times New Roman" w:hAnsi="Times New Roman" w:cs="Times New Roman"/>
          <w:b/>
          <w:bCs/>
          <w:noProof/>
          <w:color w:val="2F5496" w:themeColor="accent1" w:themeShade="BF"/>
          <w:sz w:val="32"/>
          <w:szCs w:val="32"/>
        </w:rPr>
      </w:pPr>
    </w:p>
    <w:p w14:paraId="3350DBDC" w14:textId="772DF449" w:rsidR="00BD0273" w:rsidRDefault="007741A8" w:rsidP="00BD0273">
      <w:pPr>
        <w:rPr>
          <w:noProof/>
        </w:rPr>
      </w:pPr>
      <w:r>
        <w:rPr>
          <w:rFonts w:ascii="Arial" w:eastAsia="Arial" w:hAnsi="Arial" w:cs="Arial"/>
          <w:noProof/>
        </w:rPr>
        <w:drawing>
          <wp:inline distT="114300" distB="114300" distL="114300" distR="114300" wp14:anchorId="3901848A" wp14:editId="27515059">
            <wp:extent cx="5274310" cy="3149935"/>
            <wp:effectExtent l="0" t="0" r="2540" b="0"/>
            <wp:docPr id="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8"/>
                    <a:srcRect/>
                    <a:stretch>
                      <a:fillRect/>
                    </a:stretch>
                  </pic:blipFill>
                  <pic:spPr>
                    <a:xfrm>
                      <a:off x="0" y="0"/>
                      <a:ext cx="5274310" cy="3149935"/>
                    </a:xfrm>
                    <a:prstGeom prst="rect">
                      <a:avLst/>
                    </a:prstGeom>
                    <a:ln/>
                  </pic:spPr>
                </pic:pic>
              </a:graphicData>
            </a:graphic>
          </wp:inline>
        </w:drawing>
      </w:r>
    </w:p>
    <w:p w14:paraId="5624D817" w14:textId="77777777" w:rsidR="00D8616C" w:rsidRPr="00D8616C" w:rsidRDefault="00D8616C" w:rsidP="00D8616C">
      <w:pPr>
        <w:rPr>
          <w:sz w:val="28"/>
          <w:szCs w:val="28"/>
          <w:rtl/>
          <w:lang w:val="ar-SA"/>
        </w:rPr>
      </w:pPr>
    </w:p>
    <w:p w14:paraId="5B37521E" w14:textId="77777777" w:rsidR="00D8616C" w:rsidRPr="00D8616C" w:rsidRDefault="00D8616C" w:rsidP="00D8616C">
      <w:pPr>
        <w:rPr>
          <w:sz w:val="28"/>
          <w:szCs w:val="28"/>
          <w:rtl/>
          <w:lang w:val="ar-SA"/>
        </w:rPr>
      </w:pPr>
    </w:p>
    <w:p w14:paraId="290F0C5C" w14:textId="77777777" w:rsidR="00D8616C" w:rsidRPr="00D8616C" w:rsidRDefault="00D8616C" w:rsidP="00D8616C">
      <w:pPr>
        <w:rPr>
          <w:sz w:val="28"/>
          <w:szCs w:val="28"/>
          <w:rtl/>
          <w:lang w:val="ar-SA"/>
        </w:rPr>
      </w:pPr>
    </w:p>
    <w:p w14:paraId="2F38FD59" w14:textId="77777777" w:rsidR="00D8616C" w:rsidRDefault="00D8616C" w:rsidP="00D8616C">
      <w:pPr>
        <w:rPr>
          <w:noProof/>
          <w:rtl/>
        </w:rPr>
      </w:pPr>
    </w:p>
    <w:p w14:paraId="3EE58E2D" w14:textId="078C298B" w:rsidR="00D8616C" w:rsidRDefault="00D8616C" w:rsidP="00D8616C">
      <w:pPr>
        <w:tabs>
          <w:tab w:val="left" w:pos="1982"/>
        </w:tabs>
        <w:rPr>
          <w:sz w:val="28"/>
          <w:szCs w:val="28"/>
          <w:rtl/>
          <w:lang w:val="ar-SA"/>
        </w:rPr>
      </w:pPr>
      <w:r>
        <w:rPr>
          <w:sz w:val="28"/>
          <w:szCs w:val="28"/>
          <w:rtl/>
          <w:lang w:val="ar-SA"/>
        </w:rPr>
        <w:tab/>
      </w:r>
    </w:p>
    <w:p w14:paraId="71C09B56" w14:textId="77777777" w:rsidR="00D8616C" w:rsidRDefault="00D8616C" w:rsidP="00D8616C">
      <w:pPr>
        <w:tabs>
          <w:tab w:val="left" w:pos="1982"/>
        </w:tabs>
        <w:rPr>
          <w:sz w:val="28"/>
          <w:szCs w:val="28"/>
          <w:rtl/>
          <w:lang w:val="ar-SA"/>
        </w:rPr>
      </w:pPr>
    </w:p>
    <w:p w14:paraId="73672B28" w14:textId="77777777" w:rsidR="00D8616C" w:rsidRDefault="00D8616C" w:rsidP="00D8616C">
      <w:pPr>
        <w:tabs>
          <w:tab w:val="left" w:pos="1982"/>
        </w:tabs>
        <w:rPr>
          <w:sz w:val="28"/>
          <w:szCs w:val="28"/>
          <w:rtl/>
          <w:lang w:val="ar-SA"/>
        </w:rPr>
      </w:pPr>
    </w:p>
    <w:p w14:paraId="1A80D54A" w14:textId="77777777" w:rsidR="00D8616C" w:rsidRDefault="00D8616C" w:rsidP="00D8616C">
      <w:pPr>
        <w:tabs>
          <w:tab w:val="left" w:pos="1982"/>
        </w:tabs>
        <w:rPr>
          <w:sz w:val="28"/>
          <w:szCs w:val="28"/>
          <w:rtl/>
          <w:lang w:val="ar-SA"/>
        </w:rPr>
      </w:pPr>
    </w:p>
    <w:p w14:paraId="45927C97" w14:textId="75842D5C" w:rsidR="00D8616C" w:rsidRDefault="00D8616C" w:rsidP="00D8616C">
      <w:pPr>
        <w:tabs>
          <w:tab w:val="left" w:pos="1982"/>
        </w:tabs>
        <w:rPr>
          <w:sz w:val="28"/>
          <w:szCs w:val="28"/>
          <w:rtl/>
          <w:lang w:val="ar-SA"/>
        </w:rPr>
      </w:pPr>
    </w:p>
    <w:p w14:paraId="6ACD2A1D" w14:textId="713486C3" w:rsidR="007741A8" w:rsidRDefault="007741A8" w:rsidP="00D8616C">
      <w:pPr>
        <w:tabs>
          <w:tab w:val="left" w:pos="1982"/>
        </w:tabs>
        <w:rPr>
          <w:sz w:val="28"/>
          <w:szCs w:val="28"/>
          <w:rtl/>
          <w:lang w:val="ar-SA"/>
        </w:rPr>
      </w:pPr>
    </w:p>
    <w:p w14:paraId="0722CE52" w14:textId="5D51CD6B" w:rsidR="007741A8" w:rsidRDefault="007741A8" w:rsidP="00D8616C">
      <w:pPr>
        <w:tabs>
          <w:tab w:val="left" w:pos="1982"/>
        </w:tabs>
        <w:rPr>
          <w:sz w:val="28"/>
          <w:szCs w:val="28"/>
          <w:rtl/>
          <w:lang w:val="ar-SA"/>
        </w:rPr>
      </w:pPr>
    </w:p>
    <w:p w14:paraId="26427377" w14:textId="77777777" w:rsidR="007741A8" w:rsidRDefault="007741A8" w:rsidP="00D8616C">
      <w:pPr>
        <w:tabs>
          <w:tab w:val="left" w:pos="1982"/>
        </w:tabs>
        <w:rPr>
          <w:sz w:val="28"/>
          <w:szCs w:val="28"/>
          <w:rtl/>
          <w:lang w:val="ar-SA"/>
        </w:rPr>
      </w:pPr>
    </w:p>
    <w:p w14:paraId="2C4C629A" w14:textId="2B0624DC" w:rsidR="00B61330" w:rsidRDefault="00B61330" w:rsidP="00B61330">
      <w:pPr>
        <w:tabs>
          <w:tab w:val="left" w:pos="1982"/>
        </w:tabs>
        <w:rPr>
          <w:sz w:val="28"/>
          <w:szCs w:val="28"/>
          <w:rtl/>
        </w:rPr>
      </w:pPr>
      <w:r w:rsidRPr="00B61330">
        <w:rPr>
          <w:sz w:val="28"/>
          <w:szCs w:val="28"/>
        </w:rPr>
        <w:t>Class Diagram</w:t>
      </w:r>
      <w:r>
        <w:rPr>
          <w:sz w:val="28"/>
          <w:szCs w:val="28"/>
        </w:rPr>
        <w:t>4.1</w:t>
      </w:r>
    </w:p>
    <w:p w14:paraId="0B396558" w14:textId="0C00EAC9" w:rsidR="00B61330" w:rsidRDefault="007741A8" w:rsidP="00B61330">
      <w:pPr>
        <w:tabs>
          <w:tab w:val="left" w:pos="1982"/>
        </w:tabs>
        <w:rPr>
          <w:noProof/>
        </w:rPr>
      </w:pPr>
      <w:r>
        <w:rPr>
          <w:rFonts w:ascii="Arial" w:eastAsia="Arial" w:hAnsi="Arial" w:cs="Arial"/>
          <w:rtl/>
        </w:rPr>
        <w:t>يعرض العلاقة بين الكائنات البرمجية في النظام مثل المستخدم، القضية، الحكم، والوثائق.</w:t>
      </w:r>
    </w:p>
    <w:p w14:paraId="0C4DAA55" w14:textId="439EEA6B" w:rsidR="008C0F34" w:rsidRPr="008C0F34" w:rsidRDefault="008C0F34" w:rsidP="008C0F34">
      <w:pPr>
        <w:bidi w:val="0"/>
        <w:spacing w:before="100" w:beforeAutospacing="1" w:after="100" w:afterAutospacing="1" w:line="240" w:lineRule="auto"/>
        <w:rPr>
          <w:rFonts w:ascii="Times New Roman" w:eastAsia="Times New Roman" w:hAnsi="Times New Roman" w:cs="Times New Roman"/>
          <w:sz w:val="24"/>
          <w:szCs w:val="24"/>
        </w:rPr>
      </w:pPr>
    </w:p>
    <w:p w14:paraId="3148F86E" w14:textId="3710D398" w:rsidR="008C0F34" w:rsidRDefault="008C0F34" w:rsidP="00B61330">
      <w:pPr>
        <w:tabs>
          <w:tab w:val="left" w:pos="1982"/>
        </w:tabs>
        <w:rPr>
          <w:noProof/>
        </w:rPr>
      </w:pPr>
    </w:p>
    <w:p w14:paraId="62D0EC32" w14:textId="04023041" w:rsidR="008C0F34" w:rsidRDefault="008C0F34" w:rsidP="00B61330">
      <w:pPr>
        <w:tabs>
          <w:tab w:val="left" w:pos="1982"/>
        </w:tabs>
        <w:rPr>
          <w:noProof/>
        </w:rPr>
      </w:pPr>
    </w:p>
    <w:p w14:paraId="6301EB47" w14:textId="5BABEF70" w:rsidR="008C0F34" w:rsidRDefault="008C0F34" w:rsidP="00B61330">
      <w:pPr>
        <w:tabs>
          <w:tab w:val="left" w:pos="1982"/>
        </w:tabs>
        <w:rPr>
          <w:noProof/>
        </w:rPr>
      </w:pPr>
    </w:p>
    <w:p w14:paraId="6E0D840F" w14:textId="179034A1" w:rsidR="008C0F34" w:rsidRDefault="008C0F34" w:rsidP="00B61330">
      <w:pPr>
        <w:tabs>
          <w:tab w:val="left" w:pos="1982"/>
        </w:tabs>
        <w:rPr>
          <w:noProof/>
        </w:rPr>
      </w:pPr>
    </w:p>
    <w:p w14:paraId="123FBDA9" w14:textId="325BC693" w:rsidR="008C0F34" w:rsidRDefault="008C0F34" w:rsidP="00B61330">
      <w:pPr>
        <w:tabs>
          <w:tab w:val="left" w:pos="1982"/>
        </w:tabs>
        <w:rPr>
          <w:noProof/>
        </w:rPr>
      </w:pPr>
    </w:p>
    <w:p w14:paraId="05DDC880" w14:textId="28619AD6" w:rsidR="008C0F34" w:rsidRDefault="008C0F34" w:rsidP="00B61330">
      <w:pPr>
        <w:tabs>
          <w:tab w:val="left" w:pos="1982"/>
        </w:tabs>
        <w:rPr>
          <w:noProof/>
        </w:rPr>
      </w:pPr>
    </w:p>
    <w:p w14:paraId="437DD065" w14:textId="4CB08590" w:rsidR="008C0F34" w:rsidRDefault="008C0F34" w:rsidP="00B61330">
      <w:pPr>
        <w:tabs>
          <w:tab w:val="left" w:pos="1982"/>
        </w:tabs>
        <w:rPr>
          <w:noProof/>
        </w:rPr>
      </w:pPr>
    </w:p>
    <w:p w14:paraId="2B00BB1B" w14:textId="5616D3D3" w:rsidR="008C0F34" w:rsidRDefault="008C0F34" w:rsidP="00B61330">
      <w:pPr>
        <w:tabs>
          <w:tab w:val="left" w:pos="1982"/>
        </w:tabs>
        <w:rPr>
          <w:noProof/>
        </w:rPr>
      </w:pPr>
    </w:p>
    <w:p w14:paraId="44C91766" w14:textId="71938469" w:rsidR="008C0F34" w:rsidRDefault="008C0F34" w:rsidP="00B61330">
      <w:pPr>
        <w:tabs>
          <w:tab w:val="left" w:pos="1982"/>
        </w:tabs>
        <w:rPr>
          <w:noProof/>
        </w:rPr>
      </w:pPr>
    </w:p>
    <w:p w14:paraId="434BA09D" w14:textId="475D733D" w:rsidR="008C0F34" w:rsidRDefault="008C0F34" w:rsidP="00B61330">
      <w:pPr>
        <w:tabs>
          <w:tab w:val="left" w:pos="1982"/>
        </w:tabs>
        <w:rPr>
          <w:noProof/>
        </w:rPr>
      </w:pPr>
    </w:p>
    <w:p w14:paraId="671ABA95" w14:textId="0774D4A7" w:rsidR="008C0F34" w:rsidRDefault="008C0F34" w:rsidP="00B61330">
      <w:pPr>
        <w:tabs>
          <w:tab w:val="left" w:pos="1982"/>
        </w:tabs>
        <w:rPr>
          <w:noProof/>
        </w:rPr>
      </w:pPr>
    </w:p>
    <w:p w14:paraId="280EBB13" w14:textId="582B886A" w:rsidR="008C0F34" w:rsidRDefault="008C0F34" w:rsidP="00B61330">
      <w:pPr>
        <w:tabs>
          <w:tab w:val="left" w:pos="1982"/>
        </w:tabs>
        <w:rPr>
          <w:noProof/>
        </w:rPr>
      </w:pPr>
    </w:p>
    <w:p w14:paraId="191D3369" w14:textId="104A0203" w:rsidR="008C0F34" w:rsidRDefault="008C0F34" w:rsidP="00B61330">
      <w:pPr>
        <w:tabs>
          <w:tab w:val="left" w:pos="1982"/>
        </w:tabs>
        <w:rPr>
          <w:noProof/>
        </w:rPr>
      </w:pPr>
    </w:p>
    <w:p w14:paraId="023BEFC8" w14:textId="506A7218" w:rsidR="008C0F34" w:rsidRDefault="008C0F34" w:rsidP="00B61330">
      <w:pPr>
        <w:tabs>
          <w:tab w:val="left" w:pos="1982"/>
        </w:tabs>
        <w:rPr>
          <w:noProof/>
        </w:rPr>
      </w:pPr>
    </w:p>
    <w:p w14:paraId="1EA7E388" w14:textId="29D09699" w:rsidR="008C0F34" w:rsidRDefault="008C0F34" w:rsidP="00B61330">
      <w:pPr>
        <w:tabs>
          <w:tab w:val="left" w:pos="1982"/>
        </w:tabs>
        <w:rPr>
          <w:noProof/>
        </w:rPr>
      </w:pPr>
    </w:p>
    <w:p w14:paraId="422E3C48" w14:textId="02CB61B0" w:rsidR="008C0F34" w:rsidRDefault="008C0F34" w:rsidP="00B61330">
      <w:pPr>
        <w:tabs>
          <w:tab w:val="left" w:pos="1982"/>
        </w:tabs>
        <w:rPr>
          <w:noProof/>
        </w:rPr>
      </w:pPr>
    </w:p>
    <w:p w14:paraId="4F6F5402" w14:textId="7CF6BDF9" w:rsidR="008C0F34" w:rsidRDefault="008C0F34" w:rsidP="00B61330">
      <w:pPr>
        <w:tabs>
          <w:tab w:val="left" w:pos="1982"/>
        </w:tabs>
        <w:rPr>
          <w:noProof/>
        </w:rPr>
      </w:pPr>
    </w:p>
    <w:p w14:paraId="20E2E3DC" w14:textId="3B4C1FB3" w:rsidR="008C0F34" w:rsidRDefault="008C0F34" w:rsidP="00B61330">
      <w:pPr>
        <w:tabs>
          <w:tab w:val="left" w:pos="1982"/>
        </w:tabs>
        <w:rPr>
          <w:noProof/>
        </w:rPr>
      </w:pPr>
    </w:p>
    <w:p w14:paraId="7268F961" w14:textId="4033F8E5" w:rsidR="008C0F34" w:rsidRDefault="008C0F34" w:rsidP="00B61330">
      <w:pPr>
        <w:tabs>
          <w:tab w:val="left" w:pos="1982"/>
        </w:tabs>
        <w:rPr>
          <w:noProof/>
        </w:rPr>
      </w:pPr>
    </w:p>
    <w:p w14:paraId="24E0505F" w14:textId="4C78048F" w:rsidR="008C0F34" w:rsidRDefault="008C0F34" w:rsidP="00B61330">
      <w:pPr>
        <w:tabs>
          <w:tab w:val="left" w:pos="1982"/>
        </w:tabs>
        <w:rPr>
          <w:noProof/>
        </w:rPr>
      </w:pPr>
    </w:p>
    <w:p w14:paraId="3353B6B2" w14:textId="2D948EDA" w:rsidR="008C0F34" w:rsidRDefault="008C0F34" w:rsidP="00B61330">
      <w:pPr>
        <w:tabs>
          <w:tab w:val="left" w:pos="1982"/>
        </w:tabs>
        <w:rPr>
          <w:noProof/>
        </w:rPr>
      </w:pPr>
    </w:p>
    <w:p w14:paraId="3738FFE9" w14:textId="77777777" w:rsidR="008C0F34" w:rsidRDefault="008C0F34" w:rsidP="00B61330">
      <w:pPr>
        <w:tabs>
          <w:tab w:val="left" w:pos="1982"/>
        </w:tabs>
        <w:rPr>
          <w:sz w:val="28"/>
          <w:szCs w:val="28"/>
          <w:rtl/>
          <w:lang w:val="ar-SA"/>
        </w:rPr>
      </w:pPr>
    </w:p>
    <w:p w14:paraId="65BFE94E" w14:textId="77777777" w:rsidR="00B61330" w:rsidRDefault="00B61330" w:rsidP="00B61330">
      <w:pPr>
        <w:tabs>
          <w:tab w:val="left" w:pos="1982"/>
        </w:tabs>
        <w:rPr>
          <w:sz w:val="28"/>
          <w:szCs w:val="28"/>
          <w:rtl/>
          <w:lang w:val="ar-SA"/>
        </w:rPr>
      </w:pPr>
    </w:p>
    <w:p w14:paraId="0FB5C4B2" w14:textId="3C7680AB" w:rsidR="00B61330" w:rsidRDefault="00B61330" w:rsidP="00B61330">
      <w:pPr>
        <w:tabs>
          <w:tab w:val="left" w:pos="1982"/>
        </w:tabs>
        <w:rPr>
          <w:sz w:val="28"/>
          <w:szCs w:val="28"/>
          <w:lang w:val="ar-SA"/>
        </w:rPr>
      </w:pPr>
    </w:p>
    <w:p w14:paraId="2932E1FC" w14:textId="20144D6D" w:rsidR="00790BAF" w:rsidRDefault="00790BAF" w:rsidP="00B61330">
      <w:pPr>
        <w:tabs>
          <w:tab w:val="left" w:pos="1982"/>
        </w:tabs>
        <w:rPr>
          <w:sz w:val="28"/>
          <w:szCs w:val="28"/>
          <w:lang w:val="ar-SA"/>
        </w:rPr>
      </w:pPr>
    </w:p>
    <w:p w14:paraId="45EB1003" w14:textId="77777777" w:rsidR="00790BAF" w:rsidRDefault="00790BAF" w:rsidP="00B61330">
      <w:pPr>
        <w:tabs>
          <w:tab w:val="left" w:pos="1982"/>
        </w:tabs>
        <w:rPr>
          <w:sz w:val="28"/>
          <w:szCs w:val="28"/>
          <w:rtl/>
          <w:lang w:val="ar-SA"/>
        </w:rPr>
      </w:pPr>
    </w:p>
    <w:p w14:paraId="2BAB800B" w14:textId="21A0866F" w:rsidR="00D8616C" w:rsidRDefault="00D8616C" w:rsidP="00D8616C">
      <w:pPr>
        <w:tabs>
          <w:tab w:val="left" w:pos="1982"/>
        </w:tabs>
        <w:rPr>
          <w:sz w:val="28"/>
          <w:szCs w:val="28"/>
          <w:rtl/>
        </w:rPr>
      </w:pPr>
      <w:r>
        <w:rPr>
          <w:sz w:val="28"/>
          <w:szCs w:val="28"/>
        </w:rPr>
        <w:t>Sequence diagram 4.</w:t>
      </w:r>
      <w:r w:rsidR="00B61330">
        <w:rPr>
          <w:sz w:val="28"/>
          <w:szCs w:val="28"/>
        </w:rPr>
        <w:t>2</w:t>
      </w:r>
    </w:p>
    <w:p w14:paraId="26521842" w14:textId="36795DD7" w:rsidR="007741A8" w:rsidRPr="007741A8" w:rsidRDefault="007741A8" w:rsidP="00D8616C">
      <w:pPr>
        <w:tabs>
          <w:tab w:val="left" w:pos="1982"/>
        </w:tabs>
        <w:rPr>
          <w:sz w:val="28"/>
          <w:szCs w:val="28"/>
        </w:rPr>
      </w:pPr>
      <w:r w:rsidRPr="007741A8">
        <w:rPr>
          <w:rFonts w:ascii="Arial" w:eastAsia="Arial" w:hAnsi="Arial" w:cs="Arial"/>
          <w:sz w:val="28"/>
          <w:szCs w:val="28"/>
          <w:rtl/>
        </w:rPr>
        <w:t>يوضح تسلسل التفاعلات بين المستخدمين ووحدات النظام أثناء تنفيذ المهام المختلفة مثل تقديم الدعوى أو مراجعتها.</w:t>
      </w:r>
    </w:p>
    <w:p w14:paraId="6A6F894C" w14:textId="5A32BEBE" w:rsidR="00D8616C" w:rsidRDefault="007741A8" w:rsidP="007741A8">
      <w:pPr>
        <w:tabs>
          <w:tab w:val="left" w:pos="1982"/>
        </w:tabs>
        <w:rPr>
          <w:sz w:val="28"/>
          <w:szCs w:val="28"/>
          <w:rtl/>
        </w:rPr>
      </w:pPr>
      <w:ins w:id="18" w:author="حلم العاصمه" w:date="2025-10-22T22:24:00Z">
        <w:r>
          <w:rPr>
            <w:rFonts w:ascii="Arial" w:eastAsia="Arial" w:hAnsi="Arial" w:cs="Arial"/>
            <w:noProof/>
          </w:rPr>
          <w:drawing>
            <wp:inline distT="114300" distB="114300" distL="114300" distR="114300" wp14:anchorId="67CC67C5" wp14:editId="19D1F61B">
              <wp:extent cx="5274310" cy="4028987"/>
              <wp:effectExtent l="0" t="0" r="2540" b="0"/>
              <wp:docPr id="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9"/>
                      <a:srcRect/>
                      <a:stretch>
                        <a:fillRect/>
                      </a:stretch>
                    </pic:blipFill>
                    <pic:spPr>
                      <a:xfrm>
                        <a:off x="0" y="0"/>
                        <a:ext cx="5274310" cy="4028987"/>
                      </a:xfrm>
                      <a:prstGeom prst="rect">
                        <a:avLst/>
                      </a:prstGeom>
                      <a:ln/>
                    </pic:spPr>
                  </pic:pic>
                </a:graphicData>
              </a:graphic>
            </wp:inline>
          </w:drawing>
        </w:r>
      </w:ins>
    </w:p>
    <w:p w14:paraId="71A2BFE2" w14:textId="77777777" w:rsidR="00D8616C" w:rsidRDefault="00D8616C" w:rsidP="00715FA6">
      <w:pPr>
        <w:tabs>
          <w:tab w:val="left" w:pos="1982"/>
        </w:tabs>
        <w:jc w:val="center"/>
        <w:rPr>
          <w:sz w:val="28"/>
          <w:szCs w:val="28"/>
          <w:rtl/>
        </w:rPr>
      </w:pPr>
    </w:p>
    <w:p w14:paraId="4D4933CD" w14:textId="77777777" w:rsidR="00D8616C" w:rsidRDefault="00D8616C" w:rsidP="00715FA6">
      <w:pPr>
        <w:tabs>
          <w:tab w:val="left" w:pos="1982"/>
        </w:tabs>
        <w:jc w:val="center"/>
        <w:rPr>
          <w:sz w:val="28"/>
          <w:szCs w:val="28"/>
          <w:rtl/>
        </w:rPr>
      </w:pPr>
    </w:p>
    <w:p w14:paraId="2E6DE1E3" w14:textId="77777777" w:rsidR="00D8616C" w:rsidRDefault="00D8616C" w:rsidP="00715FA6">
      <w:pPr>
        <w:tabs>
          <w:tab w:val="left" w:pos="1982"/>
        </w:tabs>
        <w:jc w:val="center"/>
        <w:rPr>
          <w:sz w:val="28"/>
          <w:szCs w:val="28"/>
          <w:rtl/>
        </w:rPr>
      </w:pPr>
    </w:p>
    <w:p w14:paraId="61D7B81E" w14:textId="77777777" w:rsidR="00D8616C" w:rsidRDefault="00D8616C" w:rsidP="00715FA6">
      <w:pPr>
        <w:tabs>
          <w:tab w:val="left" w:pos="1982"/>
        </w:tabs>
        <w:jc w:val="center"/>
        <w:rPr>
          <w:sz w:val="28"/>
          <w:szCs w:val="28"/>
          <w:rtl/>
        </w:rPr>
      </w:pPr>
    </w:p>
    <w:p w14:paraId="65E4F8F8" w14:textId="77777777" w:rsidR="00D8616C" w:rsidRDefault="00D8616C" w:rsidP="00715FA6">
      <w:pPr>
        <w:tabs>
          <w:tab w:val="left" w:pos="1982"/>
        </w:tabs>
        <w:jc w:val="center"/>
        <w:rPr>
          <w:sz w:val="28"/>
          <w:szCs w:val="28"/>
          <w:rtl/>
        </w:rPr>
      </w:pPr>
    </w:p>
    <w:p w14:paraId="0097A45E" w14:textId="77777777" w:rsidR="00D8616C" w:rsidRDefault="00D8616C" w:rsidP="00715FA6">
      <w:pPr>
        <w:tabs>
          <w:tab w:val="left" w:pos="1982"/>
        </w:tabs>
        <w:jc w:val="center"/>
        <w:rPr>
          <w:sz w:val="28"/>
          <w:szCs w:val="28"/>
          <w:rtl/>
        </w:rPr>
      </w:pPr>
    </w:p>
    <w:p w14:paraId="31F6D609" w14:textId="77777777" w:rsidR="00D8616C" w:rsidRDefault="00D8616C" w:rsidP="00715FA6">
      <w:pPr>
        <w:tabs>
          <w:tab w:val="left" w:pos="1982"/>
        </w:tabs>
        <w:jc w:val="center"/>
        <w:rPr>
          <w:sz w:val="28"/>
          <w:szCs w:val="28"/>
          <w:rtl/>
        </w:rPr>
      </w:pPr>
    </w:p>
    <w:p w14:paraId="3A00D37E" w14:textId="77777777" w:rsidR="00D8616C" w:rsidRDefault="00D8616C" w:rsidP="00715FA6">
      <w:pPr>
        <w:tabs>
          <w:tab w:val="left" w:pos="1982"/>
        </w:tabs>
        <w:jc w:val="center"/>
        <w:rPr>
          <w:sz w:val="28"/>
          <w:szCs w:val="28"/>
          <w:rtl/>
        </w:rPr>
      </w:pPr>
    </w:p>
    <w:p w14:paraId="065345E7" w14:textId="39D5C45F" w:rsidR="00D8616C" w:rsidRDefault="00D8616C" w:rsidP="007741A8">
      <w:pPr>
        <w:tabs>
          <w:tab w:val="left" w:pos="1982"/>
        </w:tabs>
        <w:rPr>
          <w:sz w:val="28"/>
          <w:szCs w:val="28"/>
          <w:rtl/>
        </w:rPr>
      </w:pPr>
    </w:p>
    <w:p w14:paraId="58DB50F1" w14:textId="70BD24FC" w:rsidR="007741A8" w:rsidRDefault="007741A8" w:rsidP="007741A8">
      <w:pPr>
        <w:tabs>
          <w:tab w:val="left" w:pos="1982"/>
        </w:tabs>
        <w:rPr>
          <w:sz w:val="28"/>
          <w:szCs w:val="28"/>
          <w:rtl/>
        </w:rPr>
      </w:pPr>
      <w:ins w:id="19" w:author="حلم العاصمه" w:date="2025-10-22T22:24:00Z">
        <w:r>
          <w:rPr>
            <w:rFonts w:ascii="Arial" w:eastAsia="Arial" w:hAnsi="Arial" w:cs="Arial"/>
            <w:noProof/>
          </w:rPr>
          <w:drawing>
            <wp:inline distT="114300" distB="114300" distL="114300" distR="114300" wp14:anchorId="2340C5EB" wp14:editId="13581C9D">
              <wp:extent cx="5274310" cy="4187704"/>
              <wp:effectExtent l="0" t="0" r="2540" b="3810"/>
              <wp:docPr id="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0"/>
                      <a:srcRect/>
                      <a:stretch>
                        <a:fillRect/>
                      </a:stretch>
                    </pic:blipFill>
                    <pic:spPr>
                      <a:xfrm>
                        <a:off x="0" y="0"/>
                        <a:ext cx="5274310" cy="4187704"/>
                      </a:xfrm>
                      <a:prstGeom prst="rect">
                        <a:avLst/>
                      </a:prstGeom>
                      <a:ln/>
                    </pic:spPr>
                  </pic:pic>
                </a:graphicData>
              </a:graphic>
            </wp:inline>
          </w:drawing>
        </w:r>
      </w:ins>
    </w:p>
    <w:p w14:paraId="6C31BF0B" w14:textId="77777777" w:rsidR="00D8616C" w:rsidRDefault="00D8616C" w:rsidP="00715FA6">
      <w:pPr>
        <w:tabs>
          <w:tab w:val="left" w:pos="1982"/>
        </w:tabs>
        <w:jc w:val="center"/>
        <w:rPr>
          <w:sz w:val="28"/>
          <w:szCs w:val="28"/>
          <w:rtl/>
        </w:rPr>
      </w:pPr>
    </w:p>
    <w:p w14:paraId="4939A56A" w14:textId="77777777" w:rsidR="00D8616C" w:rsidRDefault="00D8616C" w:rsidP="00715FA6">
      <w:pPr>
        <w:tabs>
          <w:tab w:val="left" w:pos="1982"/>
        </w:tabs>
        <w:jc w:val="center"/>
        <w:rPr>
          <w:sz w:val="28"/>
          <w:szCs w:val="28"/>
          <w:rtl/>
        </w:rPr>
      </w:pPr>
    </w:p>
    <w:p w14:paraId="57C467D8" w14:textId="33D39D87" w:rsidR="00D8616C" w:rsidRDefault="007741A8" w:rsidP="007741A8">
      <w:pPr>
        <w:tabs>
          <w:tab w:val="left" w:pos="1982"/>
        </w:tabs>
        <w:rPr>
          <w:sz w:val="28"/>
          <w:szCs w:val="28"/>
          <w:rtl/>
        </w:rPr>
      </w:pPr>
      <w:ins w:id="20" w:author="حلم العاصمه" w:date="2025-10-22T22:24:00Z">
        <w:r>
          <w:rPr>
            <w:rFonts w:ascii="Arial" w:eastAsia="Arial" w:hAnsi="Arial" w:cs="Arial"/>
            <w:noProof/>
          </w:rPr>
          <w:drawing>
            <wp:inline distT="114300" distB="114300" distL="114300" distR="114300" wp14:anchorId="584F20CE" wp14:editId="150C96E5">
              <wp:extent cx="5274310" cy="3418534"/>
              <wp:effectExtent l="0" t="0" r="2540" b="0"/>
              <wp:docPr id="1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1"/>
                      <a:srcRect/>
                      <a:stretch>
                        <a:fillRect/>
                      </a:stretch>
                    </pic:blipFill>
                    <pic:spPr>
                      <a:xfrm>
                        <a:off x="0" y="0"/>
                        <a:ext cx="5274310" cy="3418534"/>
                      </a:xfrm>
                      <a:prstGeom prst="rect">
                        <a:avLst/>
                      </a:prstGeom>
                      <a:ln/>
                    </pic:spPr>
                  </pic:pic>
                </a:graphicData>
              </a:graphic>
            </wp:inline>
          </w:drawing>
        </w:r>
      </w:ins>
    </w:p>
    <w:p w14:paraId="7F78A22F" w14:textId="7E7B1298" w:rsidR="00396191" w:rsidRPr="007741A8" w:rsidRDefault="007741A8" w:rsidP="007741A8">
      <w:pPr>
        <w:tabs>
          <w:tab w:val="left" w:pos="1982"/>
        </w:tabs>
        <w:rPr>
          <w:sz w:val="28"/>
          <w:szCs w:val="28"/>
        </w:rPr>
      </w:pPr>
      <w:ins w:id="21" w:author="حلم العاصمه" w:date="2025-10-22T22:24:00Z">
        <w:r>
          <w:rPr>
            <w:rFonts w:ascii="Arial" w:eastAsia="Arial" w:hAnsi="Arial" w:cs="Arial"/>
            <w:noProof/>
          </w:rPr>
          <w:drawing>
            <wp:inline distT="114300" distB="114300" distL="114300" distR="114300" wp14:anchorId="6C7F00E5" wp14:editId="2CA0CB00">
              <wp:extent cx="5274310" cy="3040054"/>
              <wp:effectExtent l="0" t="0" r="2540" b="8255"/>
              <wp:docPr id="2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2"/>
                      <a:srcRect/>
                      <a:stretch>
                        <a:fillRect/>
                      </a:stretch>
                    </pic:blipFill>
                    <pic:spPr>
                      <a:xfrm>
                        <a:off x="0" y="0"/>
                        <a:ext cx="5274310" cy="3040054"/>
                      </a:xfrm>
                      <a:prstGeom prst="rect">
                        <a:avLst/>
                      </a:prstGeom>
                      <a:ln/>
                    </pic:spPr>
                  </pic:pic>
                </a:graphicData>
              </a:graphic>
            </wp:inline>
          </w:drawing>
        </w:r>
      </w:ins>
    </w:p>
    <w:p w14:paraId="1DE532C3" w14:textId="4552D434" w:rsidR="00396191" w:rsidRDefault="00396191" w:rsidP="00D31029">
      <w:pPr>
        <w:ind w:left="720"/>
        <w:jc w:val="right"/>
        <w:rPr>
          <w:b/>
          <w:bCs/>
          <w:noProof/>
          <w:color w:val="4472C4" w:themeColor="accent1"/>
          <w:sz w:val="32"/>
          <w:szCs w:val="32"/>
          <w:rtl/>
          <w:lang w:val="ar-SA"/>
        </w:rPr>
      </w:pPr>
    </w:p>
    <w:p w14:paraId="15A397B9" w14:textId="07A7813A" w:rsidR="00F85B82" w:rsidRDefault="00F85B82" w:rsidP="00D31029">
      <w:pPr>
        <w:ind w:left="720"/>
        <w:jc w:val="right"/>
        <w:rPr>
          <w:b/>
          <w:bCs/>
          <w:noProof/>
          <w:color w:val="4472C4" w:themeColor="accent1"/>
          <w:sz w:val="32"/>
          <w:szCs w:val="32"/>
          <w:rtl/>
          <w:lang w:val="ar-SA"/>
        </w:rPr>
      </w:pPr>
    </w:p>
    <w:p w14:paraId="4015539B" w14:textId="0D352A5E" w:rsidR="00F85B82" w:rsidRDefault="00F85B82" w:rsidP="00D31029">
      <w:pPr>
        <w:ind w:left="720"/>
        <w:jc w:val="right"/>
        <w:rPr>
          <w:b/>
          <w:bCs/>
          <w:noProof/>
          <w:color w:val="4472C4" w:themeColor="accent1"/>
          <w:sz w:val="32"/>
          <w:szCs w:val="32"/>
          <w:rtl/>
          <w:lang w:val="ar-SA"/>
        </w:rPr>
      </w:pPr>
    </w:p>
    <w:p w14:paraId="4BA70F72" w14:textId="63086433" w:rsidR="00F85B82" w:rsidRPr="00D02E59" w:rsidRDefault="00F85B82" w:rsidP="00D31029">
      <w:pPr>
        <w:ind w:left="720"/>
        <w:jc w:val="right"/>
        <w:rPr>
          <w:b/>
          <w:bCs/>
          <w:noProof/>
          <w:color w:val="4472C4" w:themeColor="accent1"/>
          <w:sz w:val="32"/>
          <w:szCs w:val="32"/>
        </w:rPr>
      </w:pPr>
    </w:p>
    <w:p w14:paraId="53F8E5EC" w14:textId="0E997012" w:rsidR="00F85B82" w:rsidRDefault="00F85B82" w:rsidP="00D31029">
      <w:pPr>
        <w:ind w:left="720"/>
        <w:jc w:val="right"/>
        <w:rPr>
          <w:b/>
          <w:bCs/>
          <w:noProof/>
          <w:color w:val="4472C4" w:themeColor="accent1"/>
          <w:sz w:val="32"/>
          <w:szCs w:val="32"/>
          <w:rtl/>
          <w:lang w:val="ar-SA"/>
        </w:rPr>
      </w:pPr>
    </w:p>
    <w:p w14:paraId="2F6D1425" w14:textId="06AA8C5D" w:rsidR="00F85B82" w:rsidRDefault="00F85B82" w:rsidP="00D31029">
      <w:pPr>
        <w:ind w:left="720"/>
        <w:jc w:val="right"/>
        <w:rPr>
          <w:b/>
          <w:bCs/>
          <w:noProof/>
          <w:color w:val="4472C4" w:themeColor="accent1"/>
          <w:sz w:val="32"/>
          <w:szCs w:val="32"/>
          <w:rtl/>
          <w:lang w:val="ar-SA"/>
        </w:rPr>
      </w:pPr>
    </w:p>
    <w:p w14:paraId="57D772BF" w14:textId="7F59F49B" w:rsidR="00F85B82" w:rsidRDefault="00F85B82" w:rsidP="00D31029">
      <w:pPr>
        <w:ind w:left="720"/>
        <w:jc w:val="right"/>
        <w:rPr>
          <w:b/>
          <w:bCs/>
          <w:noProof/>
          <w:color w:val="4472C4" w:themeColor="accent1"/>
          <w:sz w:val="32"/>
          <w:szCs w:val="32"/>
          <w:rtl/>
          <w:lang w:val="ar-SA"/>
        </w:rPr>
      </w:pPr>
    </w:p>
    <w:p w14:paraId="3909DBBD" w14:textId="4A3FBE32" w:rsidR="00F85B82" w:rsidRDefault="00F85B82" w:rsidP="00D31029">
      <w:pPr>
        <w:ind w:left="720"/>
        <w:jc w:val="right"/>
        <w:rPr>
          <w:b/>
          <w:bCs/>
          <w:noProof/>
          <w:color w:val="4472C4" w:themeColor="accent1"/>
          <w:sz w:val="32"/>
          <w:szCs w:val="32"/>
          <w:rtl/>
          <w:lang w:val="ar-SA"/>
        </w:rPr>
      </w:pPr>
    </w:p>
    <w:p w14:paraId="0A706A85" w14:textId="15B32871" w:rsidR="00F85B82" w:rsidRDefault="00F85B82" w:rsidP="00D31029">
      <w:pPr>
        <w:ind w:left="720"/>
        <w:jc w:val="right"/>
        <w:rPr>
          <w:b/>
          <w:bCs/>
          <w:noProof/>
          <w:color w:val="4472C4" w:themeColor="accent1"/>
          <w:sz w:val="32"/>
          <w:szCs w:val="32"/>
          <w:rtl/>
          <w:lang w:val="ar-SA"/>
        </w:rPr>
      </w:pPr>
    </w:p>
    <w:p w14:paraId="15232C67" w14:textId="016B2B7C" w:rsidR="00F85B82" w:rsidRDefault="00F85B82" w:rsidP="00D31029">
      <w:pPr>
        <w:ind w:left="720"/>
        <w:jc w:val="right"/>
        <w:rPr>
          <w:b/>
          <w:bCs/>
          <w:noProof/>
          <w:color w:val="4472C4" w:themeColor="accent1"/>
          <w:sz w:val="32"/>
          <w:szCs w:val="32"/>
          <w:rtl/>
          <w:lang w:val="ar-SA"/>
        </w:rPr>
      </w:pPr>
    </w:p>
    <w:p w14:paraId="076FF324" w14:textId="6CCF5D4E" w:rsidR="00F85B82" w:rsidRDefault="00F85B82" w:rsidP="00D31029">
      <w:pPr>
        <w:ind w:left="720"/>
        <w:jc w:val="right"/>
        <w:rPr>
          <w:b/>
          <w:bCs/>
          <w:noProof/>
          <w:color w:val="4472C4" w:themeColor="accent1"/>
          <w:sz w:val="32"/>
          <w:szCs w:val="32"/>
          <w:rtl/>
          <w:lang w:val="ar-SA"/>
        </w:rPr>
      </w:pPr>
    </w:p>
    <w:p w14:paraId="6A3B6BA3" w14:textId="049D3CD6" w:rsidR="00F85B82" w:rsidRDefault="00F85B82" w:rsidP="00D31029">
      <w:pPr>
        <w:ind w:left="720"/>
        <w:jc w:val="right"/>
        <w:rPr>
          <w:b/>
          <w:bCs/>
          <w:noProof/>
          <w:color w:val="4472C4" w:themeColor="accent1"/>
          <w:sz w:val="32"/>
          <w:szCs w:val="32"/>
          <w:rtl/>
          <w:lang w:val="ar-SA"/>
        </w:rPr>
      </w:pPr>
    </w:p>
    <w:p w14:paraId="1F339172" w14:textId="77777777" w:rsidR="00F85B82" w:rsidRDefault="00F85B82" w:rsidP="00D31029">
      <w:pPr>
        <w:ind w:left="720"/>
        <w:jc w:val="right"/>
        <w:rPr>
          <w:b/>
          <w:bCs/>
          <w:color w:val="2F5496" w:themeColor="accent1" w:themeShade="BF"/>
          <w:sz w:val="32"/>
          <w:szCs w:val="32"/>
        </w:rPr>
      </w:pPr>
    </w:p>
    <w:p w14:paraId="71E45DC3" w14:textId="77777777" w:rsidR="00394F7C" w:rsidRDefault="00F73ED1" w:rsidP="00C27E63">
      <w:pPr>
        <w:bidi w:val="0"/>
        <w:ind w:left="720"/>
        <w:jc w:val="right"/>
        <w:outlineLvl w:val="1"/>
        <w:rPr>
          <w:b/>
          <w:bCs/>
          <w:color w:val="2F5496" w:themeColor="accent1" w:themeShade="BF"/>
          <w:sz w:val="32"/>
          <w:szCs w:val="32"/>
          <w:rtl/>
        </w:rPr>
      </w:pPr>
      <w:r>
        <w:rPr>
          <w:rFonts w:hint="cs"/>
          <w:b/>
          <w:bCs/>
          <w:color w:val="2F5496" w:themeColor="accent1" w:themeShade="BF"/>
          <w:sz w:val="32"/>
          <w:szCs w:val="32"/>
          <w:rtl/>
        </w:rPr>
        <w:t xml:space="preserve"> </w:t>
      </w:r>
      <w:bookmarkStart w:id="22" w:name="_Toc198513803"/>
      <w:proofErr w:type="gramStart"/>
      <w:r w:rsidR="00394F7C">
        <w:rPr>
          <w:b/>
          <w:bCs/>
          <w:color w:val="2F5496" w:themeColor="accent1" w:themeShade="BF"/>
          <w:sz w:val="32"/>
          <w:szCs w:val="32"/>
          <w:lang w:bidi="ar-AE"/>
        </w:rPr>
        <w:t>:Entity</w:t>
      </w:r>
      <w:proofErr w:type="gramEnd"/>
      <w:r w:rsidR="00394F7C">
        <w:rPr>
          <w:b/>
          <w:bCs/>
          <w:color w:val="2F5496" w:themeColor="accent1" w:themeShade="BF"/>
          <w:sz w:val="32"/>
          <w:szCs w:val="32"/>
          <w:lang w:bidi="ar-AE"/>
        </w:rPr>
        <w:t xml:space="preserve"> </w:t>
      </w:r>
      <w:proofErr w:type="spellStart"/>
      <w:r w:rsidR="00394F7C">
        <w:rPr>
          <w:b/>
          <w:bCs/>
          <w:color w:val="2F5496" w:themeColor="accent1" w:themeShade="BF"/>
          <w:sz w:val="32"/>
          <w:szCs w:val="32"/>
          <w:lang w:bidi="ar-AE"/>
        </w:rPr>
        <w:t>Realashion</w:t>
      </w:r>
      <w:proofErr w:type="spellEnd"/>
      <w:r w:rsidR="00394F7C">
        <w:rPr>
          <w:b/>
          <w:bCs/>
          <w:color w:val="2F5496" w:themeColor="accent1" w:themeShade="BF"/>
          <w:sz w:val="32"/>
          <w:szCs w:val="32"/>
          <w:lang w:bidi="ar-AE"/>
        </w:rPr>
        <w:t xml:space="preserve"> Model</w:t>
      </w:r>
      <w:r w:rsidR="004C785C">
        <w:rPr>
          <w:rFonts w:hint="cs"/>
          <w:b/>
          <w:bCs/>
          <w:color w:val="2F5496" w:themeColor="accent1" w:themeShade="BF"/>
          <w:sz w:val="32"/>
          <w:szCs w:val="32"/>
          <w:rtl/>
        </w:rPr>
        <w:t xml:space="preserve">3.6.4 </w:t>
      </w:r>
      <w:r w:rsidR="00394F7C">
        <w:rPr>
          <w:rFonts w:hint="cs"/>
          <w:b/>
          <w:bCs/>
          <w:color w:val="2F5496" w:themeColor="accent1" w:themeShade="BF"/>
          <w:sz w:val="32"/>
          <w:szCs w:val="32"/>
          <w:rtl/>
        </w:rPr>
        <w:t>مخطط</w:t>
      </w:r>
      <w:bookmarkEnd w:id="22"/>
      <w:r w:rsidR="00394F7C">
        <w:rPr>
          <w:rFonts w:hint="cs"/>
          <w:b/>
          <w:bCs/>
          <w:color w:val="2F5496" w:themeColor="accent1" w:themeShade="BF"/>
          <w:sz w:val="32"/>
          <w:szCs w:val="32"/>
          <w:rtl/>
        </w:rPr>
        <w:t xml:space="preserve"> </w:t>
      </w:r>
    </w:p>
    <w:p w14:paraId="1F29BB71" w14:textId="40819F8D" w:rsidR="00F85B82" w:rsidRDefault="00C5720B" w:rsidP="00F85B82">
      <w:pPr>
        <w:bidi w:val="0"/>
        <w:jc w:val="right"/>
        <w:rPr>
          <w:rFonts w:ascii="Arial" w:eastAsia="Arial" w:hAnsi="Arial" w:cs="Arial"/>
          <w:sz w:val="28"/>
          <w:szCs w:val="28"/>
          <w:rtl/>
        </w:rPr>
      </w:pPr>
      <w:r w:rsidRPr="00C5720B">
        <w:rPr>
          <w:rFonts w:ascii="Times New Roman" w:eastAsia="Times New Roman" w:hAnsi="Times New Roman" w:cs="Times New Roman"/>
          <w:noProof/>
          <w:sz w:val="24"/>
          <w:szCs w:val="24"/>
        </w:rPr>
        <w:drawing>
          <wp:anchor distT="0" distB="0" distL="114300" distR="114300" simplePos="0" relativeHeight="251671552" behindDoc="0" locked="0" layoutInCell="1" allowOverlap="1" wp14:anchorId="416F330A" wp14:editId="2617B17E">
            <wp:simplePos x="0" y="0"/>
            <wp:positionH relativeFrom="margin">
              <wp:posOffset>-804545</wp:posOffset>
            </wp:positionH>
            <wp:positionV relativeFrom="paragraph">
              <wp:posOffset>548640</wp:posOffset>
            </wp:positionV>
            <wp:extent cx="6866255" cy="7644765"/>
            <wp:effectExtent l="0" t="0" r="0" b="0"/>
            <wp:wrapTopAndBottom/>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66255" cy="7644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85B82">
        <w:rPr>
          <w:rFonts w:ascii="Arial" w:eastAsia="Arial" w:hAnsi="Arial" w:cs="Arial"/>
          <w:rtl/>
        </w:rPr>
        <w:t>ي</w:t>
      </w:r>
      <w:r w:rsidR="00F85B82" w:rsidRPr="00F85B82">
        <w:rPr>
          <w:rFonts w:ascii="Arial" w:eastAsia="Arial" w:hAnsi="Arial" w:cs="Arial"/>
          <w:sz w:val="28"/>
          <w:szCs w:val="28"/>
          <w:rtl/>
        </w:rPr>
        <w:t xml:space="preserve">مثل العلاقات بين الكيانات الأساسية مثل المستخدمين، القضايا، المستندات، والمدفوعات، </w:t>
      </w:r>
      <w:r w:rsidR="00F85B82" w:rsidRPr="00F85B82">
        <w:rPr>
          <w:rFonts w:ascii="Arial" w:eastAsia="Arial" w:hAnsi="Arial" w:cs="Arial"/>
          <w:sz w:val="28"/>
          <w:szCs w:val="28"/>
          <w:rtl/>
        </w:rPr>
        <w:br/>
        <w:t>ويضمن تكامل البيانات وعدم تكرارها.</w:t>
      </w:r>
    </w:p>
    <w:p w14:paraId="4A96C35A" w14:textId="65294892" w:rsidR="0044594F" w:rsidRPr="00473174" w:rsidRDefault="0044594F" w:rsidP="00473174">
      <w:pPr>
        <w:bidi w:val="0"/>
        <w:rPr>
          <w:rFonts w:ascii="Times New Roman" w:eastAsia="Times New Roman" w:hAnsi="Times New Roman" w:cs="Times New Roman"/>
          <w:b/>
          <w:bCs/>
          <w:color w:val="2F5496" w:themeColor="accent1" w:themeShade="BF"/>
          <w:sz w:val="32"/>
          <w:szCs w:val="32"/>
        </w:rPr>
      </w:pPr>
    </w:p>
    <w:sectPr w:rsidR="0044594F" w:rsidRPr="00473174" w:rsidSect="00FA6954">
      <w:footerReference w:type="default" r:id="rId24"/>
      <w:pgSz w:w="11906" w:h="16838"/>
      <w:pgMar w:top="1440" w:right="1800" w:bottom="1440" w:left="180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EC03F" w14:textId="77777777" w:rsidR="00F2658E" w:rsidRDefault="00F2658E" w:rsidP="00214BCF">
      <w:pPr>
        <w:spacing w:after="0" w:line="240" w:lineRule="auto"/>
      </w:pPr>
      <w:r>
        <w:separator/>
      </w:r>
    </w:p>
  </w:endnote>
  <w:endnote w:type="continuationSeparator" w:id="0">
    <w:p w14:paraId="368A8B48" w14:textId="77777777" w:rsidR="00F2658E" w:rsidRDefault="00F2658E" w:rsidP="00214B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839743263"/>
      <w:docPartObj>
        <w:docPartGallery w:val="Page Numbers (Bottom of Page)"/>
        <w:docPartUnique/>
      </w:docPartObj>
    </w:sdtPr>
    <w:sdtContent>
      <w:p w14:paraId="3E76FA32" w14:textId="5D6C2652" w:rsidR="00A86A4E" w:rsidRDefault="00A86A4E">
        <w:pPr>
          <w:jc w:val="center"/>
        </w:pPr>
        <w:r>
          <w:t>[</w:t>
        </w:r>
        <w:r>
          <w:fldChar w:fldCharType="begin"/>
        </w:r>
        <w:r>
          <w:instrText xml:space="preserve"> PAGE   \* MERGEFORMAT </w:instrText>
        </w:r>
        <w:r>
          <w:fldChar w:fldCharType="separate"/>
        </w:r>
        <w:r>
          <w:rPr>
            <w:noProof/>
          </w:rPr>
          <w:t>2</w:t>
        </w:r>
        <w:r>
          <w:rPr>
            <w:noProof/>
          </w:rPr>
          <w:fldChar w:fldCharType="end"/>
        </w:r>
        <w:r>
          <w:t>]</w:t>
        </w:r>
      </w:p>
    </w:sdtContent>
  </w:sdt>
  <w:p w14:paraId="7073F434" w14:textId="3479C493" w:rsidR="00A86A4E" w:rsidRDefault="00A86A4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482748513"/>
      <w:docPartObj>
        <w:docPartGallery w:val="Page Numbers (Bottom of Page)"/>
        <w:docPartUnique/>
      </w:docPartObj>
    </w:sdtPr>
    <w:sdtContent>
      <w:p w14:paraId="3016A28F" w14:textId="77777777" w:rsidR="00A86A4E" w:rsidRDefault="00A86A4E">
        <w:pPr>
          <w:jc w:val="center"/>
        </w:pPr>
        <w:r>
          <w:t>[</w:t>
        </w:r>
        <w:r>
          <w:fldChar w:fldCharType="begin"/>
        </w:r>
        <w:r>
          <w:instrText xml:space="preserve"> PAGE   \* MERGEFORMAT </w:instrText>
        </w:r>
        <w:r>
          <w:fldChar w:fldCharType="separate"/>
        </w:r>
        <w:r>
          <w:rPr>
            <w:noProof/>
          </w:rPr>
          <w:t>2</w:t>
        </w:r>
        <w:r>
          <w:rPr>
            <w:noProof/>
          </w:rPr>
          <w:fldChar w:fldCharType="end"/>
        </w:r>
        <w:r>
          <w:t>]</w:t>
        </w:r>
      </w:p>
    </w:sdtContent>
  </w:sdt>
  <w:p w14:paraId="6F6710DA" w14:textId="77777777" w:rsidR="00A86A4E" w:rsidRDefault="00A86A4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D1A40" w14:textId="77777777" w:rsidR="00F2658E" w:rsidRDefault="00F2658E" w:rsidP="00214BCF">
      <w:pPr>
        <w:spacing w:after="0" w:line="240" w:lineRule="auto"/>
      </w:pPr>
      <w:r>
        <w:separator/>
      </w:r>
    </w:p>
  </w:footnote>
  <w:footnote w:type="continuationSeparator" w:id="0">
    <w:p w14:paraId="794A5145" w14:textId="77777777" w:rsidR="00F2658E" w:rsidRDefault="00F2658E" w:rsidP="00214B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974"/>
    <w:multiLevelType w:val="hybridMultilevel"/>
    <w:tmpl w:val="4CD01F34"/>
    <w:lvl w:ilvl="0" w:tplc="4036D9FA">
      <w:numFmt w:val="bullet"/>
      <w:lvlText w:val="•"/>
      <w:lvlJc w:val="left"/>
      <w:pPr>
        <w:ind w:left="1080" w:hanging="72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B071D8"/>
    <w:multiLevelType w:val="multilevel"/>
    <w:tmpl w:val="901C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84C8C"/>
    <w:multiLevelType w:val="hybridMultilevel"/>
    <w:tmpl w:val="988EFEB0"/>
    <w:lvl w:ilvl="0" w:tplc="6C0C9872">
      <w:start w:val="1"/>
      <w:numFmt w:val="bullet"/>
      <w:lvlText w:val="•"/>
      <w:lvlJc w:val="left"/>
      <w:pPr>
        <w:ind w:left="720" w:hanging="360"/>
      </w:pPr>
    </w:lvl>
    <w:lvl w:ilvl="1" w:tplc="F22C0D34">
      <w:start w:val="1"/>
      <w:numFmt w:val="bullet"/>
      <w:lvlText w:val="◦"/>
      <w:lvlJc w:val="left"/>
      <w:pPr>
        <w:ind w:left="1440" w:hanging="360"/>
      </w:pPr>
    </w:lvl>
    <w:lvl w:ilvl="2" w:tplc="D2F463CC">
      <w:start w:val="1"/>
      <w:numFmt w:val="bullet"/>
      <w:lvlText w:val="•"/>
      <w:lvlJc w:val="left"/>
      <w:pPr>
        <w:ind w:left="2160" w:hanging="360"/>
      </w:pPr>
    </w:lvl>
    <w:lvl w:ilvl="3" w:tplc="E0EA277C">
      <w:start w:val="1"/>
      <w:numFmt w:val="bullet"/>
      <w:lvlText w:val="◦"/>
      <w:lvlJc w:val="left"/>
      <w:pPr>
        <w:ind w:left="2880" w:hanging="360"/>
      </w:pPr>
    </w:lvl>
    <w:lvl w:ilvl="4" w:tplc="32147914">
      <w:start w:val="1"/>
      <w:numFmt w:val="bullet"/>
      <w:lvlText w:val="•"/>
      <w:lvlJc w:val="left"/>
      <w:pPr>
        <w:ind w:left="3600" w:hanging="360"/>
      </w:pPr>
    </w:lvl>
    <w:lvl w:ilvl="5" w:tplc="97A2A6E8">
      <w:start w:val="1"/>
      <w:numFmt w:val="bullet"/>
      <w:lvlText w:val="◦"/>
      <w:lvlJc w:val="left"/>
      <w:pPr>
        <w:ind w:left="4320" w:hanging="360"/>
      </w:pPr>
    </w:lvl>
    <w:lvl w:ilvl="6" w:tplc="AD5AF01E">
      <w:start w:val="1"/>
      <w:numFmt w:val="bullet"/>
      <w:lvlText w:val="•"/>
      <w:lvlJc w:val="left"/>
      <w:pPr>
        <w:ind w:left="5040" w:hanging="360"/>
      </w:pPr>
    </w:lvl>
    <w:lvl w:ilvl="7" w:tplc="5F2C9C8A">
      <w:numFmt w:val="decimal"/>
      <w:lvlText w:val=""/>
      <w:lvlJc w:val="left"/>
    </w:lvl>
    <w:lvl w:ilvl="8" w:tplc="07384D9A">
      <w:numFmt w:val="decimal"/>
      <w:lvlText w:val=""/>
      <w:lvlJc w:val="left"/>
    </w:lvl>
  </w:abstractNum>
  <w:abstractNum w:abstractNumId="3" w15:restartNumberingAfterBreak="0">
    <w:nsid w:val="0CE8410B"/>
    <w:multiLevelType w:val="hybridMultilevel"/>
    <w:tmpl w:val="0F849DA0"/>
    <w:lvl w:ilvl="0" w:tplc="4036D9FA">
      <w:numFmt w:val="bullet"/>
      <w:lvlText w:val="•"/>
      <w:lvlJc w:val="left"/>
      <w:pPr>
        <w:ind w:left="1440" w:hanging="72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DCC4410"/>
    <w:multiLevelType w:val="hybridMultilevel"/>
    <w:tmpl w:val="A42010FE"/>
    <w:lvl w:ilvl="0" w:tplc="4036D9FA">
      <w:numFmt w:val="bullet"/>
      <w:lvlText w:val="•"/>
      <w:lvlJc w:val="left"/>
      <w:pPr>
        <w:ind w:left="1080" w:hanging="72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1920A8"/>
    <w:multiLevelType w:val="hybridMultilevel"/>
    <w:tmpl w:val="F71ED73C"/>
    <w:lvl w:ilvl="0" w:tplc="4036D9FA">
      <w:numFmt w:val="bullet"/>
      <w:lvlText w:val="•"/>
      <w:lvlJc w:val="left"/>
      <w:pPr>
        <w:ind w:left="1080" w:hanging="72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2E2418"/>
    <w:multiLevelType w:val="hybridMultilevel"/>
    <w:tmpl w:val="E0BE5EDE"/>
    <w:lvl w:ilvl="0" w:tplc="4036D9FA">
      <w:numFmt w:val="bullet"/>
      <w:lvlText w:val="•"/>
      <w:lvlJc w:val="left"/>
      <w:pPr>
        <w:ind w:left="1080" w:hanging="72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5E12CD"/>
    <w:multiLevelType w:val="multilevel"/>
    <w:tmpl w:val="F73EB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260005"/>
    <w:multiLevelType w:val="hybridMultilevel"/>
    <w:tmpl w:val="BE845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B8107B"/>
    <w:multiLevelType w:val="multilevel"/>
    <w:tmpl w:val="D8C4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473EE9"/>
    <w:multiLevelType w:val="multilevel"/>
    <w:tmpl w:val="7DC2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4A1D51"/>
    <w:multiLevelType w:val="multilevel"/>
    <w:tmpl w:val="A954AC5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299073674">
    <w:abstractNumId w:val="1"/>
  </w:num>
  <w:num w:numId="2" w16cid:durableId="468481524">
    <w:abstractNumId w:val="7"/>
  </w:num>
  <w:num w:numId="3" w16cid:durableId="772626749">
    <w:abstractNumId w:val="9"/>
  </w:num>
  <w:num w:numId="4" w16cid:durableId="692347599">
    <w:abstractNumId w:val="10"/>
  </w:num>
  <w:num w:numId="5" w16cid:durableId="1895701634">
    <w:abstractNumId w:val="8"/>
  </w:num>
  <w:num w:numId="6" w16cid:durableId="679964986">
    <w:abstractNumId w:val="6"/>
  </w:num>
  <w:num w:numId="7" w16cid:durableId="1270552043">
    <w:abstractNumId w:val="3"/>
  </w:num>
  <w:num w:numId="8" w16cid:durableId="811219147">
    <w:abstractNumId w:val="0"/>
  </w:num>
  <w:num w:numId="9" w16cid:durableId="244190460">
    <w:abstractNumId w:val="2"/>
    <w:lvlOverride w:ilvl="0">
      <w:startOverride w:val="1"/>
    </w:lvlOverride>
  </w:num>
  <w:num w:numId="10" w16cid:durableId="2118521317">
    <w:abstractNumId w:val="5"/>
  </w:num>
  <w:num w:numId="11" w16cid:durableId="147283324">
    <w:abstractNumId w:val="4"/>
  </w:num>
  <w:num w:numId="12" w16cid:durableId="2043676180">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F9D"/>
    <w:rsid w:val="00000441"/>
    <w:rsid w:val="00006B1F"/>
    <w:rsid w:val="0001124B"/>
    <w:rsid w:val="000144D0"/>
    <w:rsid w:val="000372C9"/>
    <w:rsid w:val="0004640E"/>
    <w:rsid w:val="00055586"/>
    <w:rsid w:val="000646D3"/>
    <w:rsid w:val="00067372"/>
    <w:rsid w:val="00083D76"/>
    <w:rsid w:val="000959E5"/>
    <w:rsid w:val="000965D3"/>
    <w:rsid w:val="000D2B31"/>
    <w:rsid w:val="000D3528"/>
    <w:rsid w:val="000D5845"/>
    <w:rsid w:val="000E3681"/>
    <w:rsid w:val="000E4130"/>
    <w:rsid w:val="000E50A2"/>
    <w:rsid w:val="00103BAB"/>
    <w:rsid w:val="00104D04"/>
    <w:rsid w:val="001059E4"/>
    <w:rsid w:val="00106CE5"/>
    <w:rsid w:val="00115C25"/>
    <w:rsid w:val="00116911"/>
    <w:rsid w:val="00121382"/>
    <w:rsid w:val="00137B95"/>
    <w:rsid w:val="00140922"/>
    <w:rsid w:val="00147A88"/>
    <w:rsid w:val="0016394F"/>
    <w:rsid w:val="0016627B"/>
    <w:rsid w:val="00181CED"/>
    <w:rsid w:val="001B0D29"/>
    <w:rsid w:val="001B216C"/>
    <w:rsid w:val="001B362B"/>
    <w:rsid w:val="001C436F"/>
    <w:rsid w:val="001D6F5B"/>
    <w:rsid w:val="001E0DC2"/>
    <w:rsid w:val="001E1207"/>
    <w:rsid w:val="001E3123"/>
    <w:rsid w:val="001F5FF1"/>
    <w:rsid w:val="001F6E88"/>
    <w:rsid w:val="00205477"/>
    <w:rsid w:val="00205892"/>
    <w:rsid w:val="00214B42"/>
    <w:rsid w:val="00214BCF"/>
    <w:rsid w:val="00222763"/>
    <w:rsid w:val="0024730D"/>
    <w:rsid w:val="002476E6"/>
    <w:rsid w:val="002567C8"/>
    <w:rsid w:val="0026144B"/>
    <w:rsid w:val="00265305"/>
    <w:rsid w:val="002769F2"/>
    <w:rsid w:val="002826C4"/>
    <w:rsid w:val="002A3DE5"/>
    <w:rsid w:val="002A6067"/>
    <w:rsid w:val="002C4CE6"/>
    <w:rsid w:val="002D1F32"/>
    <w:rsid w:val="002D6A37"/>
    <w:rsid w:val="002E3528"/>
    <w:rsid w:val="002E3D70"/>
    <w:rsid w:val="002E6B2D"/>
    <w:rsid w:val="002F3AE0"/>
    <w:rsid w:val="00303180"/>
    <w:rsid w:val="00303CD7"/>
    <w:rsid w:val="00317AA7"/>
    <w:rsid w:val="00330CFD"/>
    <w:rsid w:val="003316D7"/>
    <w:rsid w:val="00341E05"/>
    <w:rsid w:val="00361399"/>
    <w:rsid w:val="003631E6"/>
    <w:rsid w:val="00370302"/>
    <w:rsid w:val="00370346"/>
    <w:rsid w:val="00374F0A"/>
    <w:rsid w:val="00384EE8"/>
    <w:rsid w:val="00385F80"/>
    <w:rsid w:val="00394F7C"/>
    <w:rsid w:val="00396191"/>
    <w:rsid w:val="003A7AB2"/>
    <w:rsid w:val="003B6460"/>
    <w:rsid w:val="003B74AD"/>
    <w:rsid w:val="003B7DBC"/>
    <w:rsid w:val="003C1A2D"/>
    <w:rsid w:val="003E3C7F"/>
    <w:rsid w:val="003F1023"/>
    <w:rsid w:val="003F4F02"/>
    <w:rsid w:val="003F5226"/>
    <w:rsid w:val="00400888"/>
    <w:rsid w:val="00401512"/>
    <w:rsid w:val="0040198D"/>
    <w:rsid w:val="004025E9"/>
    <w:rsid w:val="004043C1"/>
    <w:rsid w:val="0040595C"/>
    <w:rsid w:val="004066D3"/>
    <w:rsid w:val="00427F88"/>
    <w:rsid w:val="00431D77"/>
    <w:rsid w:val="00431DA3"/>
    <w:rsid w:val="0044594F"/>
    <w:rsid w:val="00454045"/>
    <w:rsid w:val="0046221B"/>
    <w:rsid w:val="00466C36"/>
    <w:rsid w:val="00472462"/>
    <w:rsid w:val="00473106"/>
    <w:rsid w:val="00473174"/>
    <w:rsid w:val="0048303F"/>
    <w:rsid w:val="00486E18"/>
    <w:rsid w:val="00490DAA"/>
    <w:rsid w:val="004B67F2"/>
    <w:rsid w:val="004C6AF5"/>
    <w:rsid w:val="004C785C"/>
    <w:rsid w:val="004C7F8E"/>
    <w:rsid w:val="004D2DD5"/>
    <w:rsid w:val="004D6C8E"/>
    <w:rsid w:val="004D6D3A"/>
    <w:rsid w:val="004F08E5"/>
    <w:rsid w:val="00507235"/>
    <w:rsid w:val="00511CCC"/>
    <w:rsid w:val="00525F9D"/>
    <w:rsid w:val="00527AD1"/>
    <w:rsid w:val="00545372"/>
    <w:rsid w:val="0055105D"/>
    <w:rsid w:val="00552875"/>
    <w:rsid w:val="00552C1C"/>
    <w:rsid w:val="00557D33"/>
    <w:rsid w:val="0057133A"/>
    <w:rsid w:val="0058176B"/>
    <w:rsid w:val="0059540D"/>
    <w:rsid w:val="005A2BE3"/>
    <w:rsid w:val="005A2E4C"/>
    <w:rsid w:val="005A3962"/>
    <w:rsid w:val="005A4761"/>
    <w:rsid w:val="005B1F96"/>
    <w:rsid w:val="005E00B3"/>
    <w:rsid w:val="005E1509"/>
    <w:rsid w:val="005E4A5D"/>
    <w:rsid w:val="005E6AF0"/>
    <w:rsid w:val="005E7656"/>
    <w:rsid w:val="005F0A17"/>
    <w:rsid w:val="005F1C85"/>
    <w:rsid w:val="005F2259"/>
    <w:rsid w:val="00603A39"/>
    <w:rsid w:val="00613DC7"/>
    <w:rsid w:val="00614FAB"/>
    <w:rsid w:val="00620859"/>
    <w:rsid w:val="006248C4"/>
    <w:rsid w:val="0062591C"/>
    <w:rsid w:val="006310A3"/>
    <w:rsid w:val="006315DE"/>
    <w:rsid w:val="006322BB"/>
    <w:rsid w:val="006422BA"/>
    <w:rsid w:val="006448D0"/>
    <w:rsid w:val="00647A41"/>
    <w:rsid w:val="006551B2"/>
    <w:rsid w:val="006602C5"/>
    <w:rsid w:val="00665EB9"/>
    <w:rsid w:val="006705DC"/>
    <w:rsid w:val="00673BF9"/>
    <w:rsid w:val="006840CF"/>
    <w:rsid w:val="006860C6"/>
    <w:rsid w:val="006914D7"/>
    <w:rsid w:val="00696761"/>
    <w:rsid w:val="006A0F74"/>
    <w:rsid w:val="006B1EE8"/>
    <w:rsid w:val="006C2629"/>
    <w:rsid w:val="006C5847"/>
    <w:rsid w:val="006C58F8"/>
    <w:rsid w:val="006E3228"/>
    <w:rsid w:val="006E7122"/>
    <w:rsid w:val="006F0E63"/>
    <w:rsid w:val="006F5806"/>
    <w:rsid w:val="006F6E5A"/>
    <w:rsid w:val="006F7FF5"/>
    <w:rsid w:val="00704580"/>
    <w:rsid w:val="007048B6"/>
    <w:rsid w:val="00706B4A"/>
    <w:rsid w:val="00715FA6"/>
    <w:rsid w:val="00717504"/>
    <w:rsid w:val="00720A25"/>
    <w:rsid w:val="00725625"/>
    <w:rsid w:val="00731AC4"/>
    <w:rsid w:val="00755B15"/>
    <w:rsid w:val="00766DA9"/>
    <w:rsid w:val="007741A8"/>
    <w:rsid w:val="00790BAF"/>
    <w:rsid w:val="007A2C04"/>
    <w:rsid w:val="007A43A8"/>
    <w:rsid w:val="007B33DA"/>
    <w:rsid w:val="007B3484"/>
    <w:rsid w:val="007C4D95"/>
    <w:rsid w:val="007E355C"/>
    <w:rsid w:val="007F6F31"/>
    <w:rsid w:val="00805F61"/>
    <w:rsid w:val="008070A6"/>
    <w:rsid w:val="00812105"/>
    <w:rsid w:val="0081519F"/>
    <w:rsid w:val="008206B3"/>
    <w:rsid w:val="00834C86"/>
    <w:rsid w:val="0083542C"/>
    <w:rsid w:val="00835C3B"/>
    <w:rsid w:val="008401AB"/>
    <w:rsid w:val="0084751C"/>
    <w:rsid w:val="00850854"/>
    <w:rsid w:val="00855DAF"/>
    <w:rsid w:val="00856D5F"/>
    <w:rsid w:val="00857F81"/>
    <w:rsid w:val="00866EB1"/>
    <w:rsid w:val="008670B4"/>
    <w:rsid w:val="00873AEA"/>
    <w:rsid w:val="00881E50"/>
    <w:rsid w:val="00887A93"/>
    <w:rsid w:val="00893ABB"/>
    <w:rsid w:val="008A17DF"/>
    <w:rsid w:val="008A5AB6"/>
    <w:rsid w:val="008B09AE"/>
    <w:rsid w:val="008B1654"/>
    <w:rsid w:val="008C0D70"/>
    <w:rsid w:val="008C0F34"/>
    <w:rsid w:val="008C1E0E"/>
    <w:rsid w:val="008C259F"/>
    <w:rsid w:val="008D3881"/>
    <w:rsid w:val="008D4176"/>
    <w:rsid w:val="008E74CF"/>
    <w:rsid w:val="0090104B"/>
    <w:rsid w:val="00916C39"/>
    <w:rsid w:val="00920616"/>
    <w:rsid w:val="00925613"/>
    <w:rsid w:val="009301E4"/>
    <w:rsid w:val="00932338"/>
    <w:rsid w:val="0093637F"/>
    <w:rsid w:val="009479E7"/>
    <w:rsid w:val="0096170C"/>
    <w:rsid w:val="0096503D"/>
    <w:rsid w:val="00970638"/>
    <w:rsid w:val="00973B38"/>
    <w:rsid w:val="009803D7"/>
    <w:rsid w:val="00983D37"/>
    <w:rsid w:val="00984506"/>
    <w:rsid w:val="00990A3D"/>
    <w:rsid w:val="009911AA"/>
    <w:rsid w:val="00997441"/>
    <w:rsid w:val="009B2A7E"/>
    <w:rsid w:val="009C4E00"/>
    <w:rsid w:val="009D1788"/>
    <w:rsid w:val="009D710F"/>
    <w:rsid w:val="009E308C"/>
    <w:rsid w:val="009F153D"/>
    <w:rsid w:val="009F17B9"/>
    <w:rsid w:val="00A02FEF"/>
    <w:rsid w:val="00A134FF"/>
    <w:rsid w:val="00A21781"/>
    <w:rsid w:val="00A30552"/>
    <w:rsid w:val="00A30CE5"/>
    <w:rsid w:val="00A34ED7"/>
    <w:rsid w:val="00A50C9C"/>
    <w:rsid w:val="00A64D1B"/>
    <w:rsid w:val="00A80059"/>
    <w:rsid w:val="00A86A4E"/>
    <w:rsid w:val="00A91668"/>
    <w:rsid w:val="00AB06E3"/>
    <w:rsid w:val="00AB1483"/>
    <w:rsid w:val="00AB67C8"/>
    <w:rsid w:val="00AC1DF2"/>
    <w:rsid w:val="00AC5FDC"/>
    <w:rsid w:val="00AD0562"/>
    <w:rsid w:val="00AD3738"/>
    <w:rsid w:val="00AD5794"/>
    <w:rsid w:val="00AD7C08"/>
    <w:rsid w:val="00AE1BE7"/>
    <w:rsid w:val="00B023CD"/>
    <w:rsid w:val="00B07393"/>
    <w:rsid w:val="00B20184"/>
    <w:rsid w:val="00B35084"/>
    <w:rsid w:val="00B418E1"/>
    <w:rsid w:val="00B61330"/>
    <w:rsid w:val="00B73633"/>
    <w:rsid w:val="00B80441"/>
    <w:rsid w:val="00B80CC0"/>
    <w:rsid w:val="00B9392F"/>
    <w:rsid w:val="00B96047"/>
    <w:rsid w:val="00BA1061"/>
    <w:rsid w:val="00BB1C03"/>
    <w:rsid w:val="00BB25F2"/>
    <w:rsid w:val="00BB3CDB"/>
    <w:rsid w:val="00BB4E5E"/>
    <w:rsid w:val="00BB6B80"/>
    <w:rsid w:val="00BB6FA2"/>
    <w:rsid w:val="00BC0650"/>
    <w:rsid w:val="00BD0273"/>
    <w:rsid w:val="00BD2FB7"/>
    <w:rsid w:val="00BE3F78"/>
    <w:rsid w:val="00BE449A"/>
    <w:rsid w:val="00BE7402"/>
    <w:rsid w:val="00C03918"/>
    <w:rsid w:val="00C05993"/>
    <w:rsid w:val="00C1406E"/>
    <w:rsid w:val="00C21E7A"/>
    <w:rsid w:val="00C27E63"/>
    <w:rsid w:val="00C37020"/>
    <w:rsid w:val="00C45653"/>
    <w:rsid w:val="00C5720B"/>
    <w:rsid w:val="00C65DC8"/>
    <w:rsid w:val="00C73AFC"/>
    <w:rsid w:val="00C75B05"/>
    <w:rsid w:val="00C800F8"/>
    <w:rsid w:val="00C83981"/>
    <w:rsid w:val="00C9214C"/>
    <w:rsid w:val="00C97E92"/>
    <w:rsid w:val="00CA1535"/>
    <w:rsid w:val="00CB2743"/>
    <w:rsid w:val="00CE7688"/>
    <w:rsid w:val="00CF0DD0"/>
    <w:rsid w:val="00CF37FB"/>
    <w:rsid w:val="00CF42D6"/>
    <w:rsid w:val="00CF7E98"/>
    <w:rsid w:val="00D02E59"/>
    <w:rsid w:val="00D03A68"/>
    <w:rsid w:val="00D03DAE"/>
    <w:rsid w:val="00D1194B"/>
    <w:rsid w:val="00D20AF5"/>
    <w:rsid w:val="00D31029"/>
    <w:rsid w:val="00D349AA"/>
    <w:rsid w:val="00D43633"/>
    <w:rsid w:val="00D618E7"/>
    <w:rsid w:val="00D63F86"/>
    <w:rsid w:val="00D76C6D"/>
    <w:rsid w:val="00D8616C"/>
    <w:rsid w:val="00D90551"/>
    <w:rsid w:val="00D95019"/>
    <w:rsid w:val="00DA7875"/>
    <w:rsid w:val="00DB301B"/>
    <w:rsid w:val="00DB42AD"/>
    <w:rsid w:val="00DC05F7"/>
    <w:rsid w:val="00DF79F5"/>
    <w:rsid w:val="00E01DBB"/>
    <w:rsid w:val="00E06839"/>
    <w:rsid w:val="00E1748D"/>
    <w:rsid w:val="00E26663"/>
    <w:rsid w:val="00E35FE9"/>
    <w:rsid w:val="00E42C61"/>
    <w:rsid w:val="00E43F2F"/>
    <w:rsid w:val="00E507E2"/>
    <w:rsid w:val="00E60441"/>
    <w:rsid w:val="00E67D73"/>
    <w:rsid w:val="00E71EBC"/>
    <w:rsid w:val="00E75F9D"/>
    <w:rsid w:val="00E84E10"/>
    <w:rsid w:val="00E87439"/>
    <w:rsid w:val="00E906D4"/>
    <w:rsid w:val="00E909D2"/>
    <w:rsid w:val="00E917AA"/>
    <w:rsid w:val="00E955A5"/>
    <w:rsid w:val="00EB24F3"/>
    <w:rsid w:val="00ED6964"/>
    <w:rsid w:val="00EE2501"/>
    <w:rsid w:val="00EE3C17"/>
    <w:rsid w:val="00EE3F66"/>
    <w:rsid w:val="00EF18FE"/>
    <w:rsid w:val="00F11A0D"/>
    <w:rsid w:val="00F20D5D"/>
    <w:rsid w:val="00F2658E"/>
    <w:rsid w:val="00F30A70"/>
    <w:rsid w:val="00F3399F"/>
    <w:rsid w:val="00F34342"/>
    <w:rsid w:val="00F40539"/>
    <w:rsid w:val="00F553C0"/>
    <w:rsid w:val="00F64D90"/>
    <w:rsid w:val="00F659EC"/>
    <w:rsid w:val="00F73ED1"/>
    <w:rsid w:val="00F775E3"/>
    <w:rsid w:val="00F80FCB"/>
    <w:rsid w:val="00F858B2"/>
    <w:rsid w:val="00F85B82"/>
    <w:rsid w:val="00F906D7"/>
    <w:rsid w:val="00F92D54"/>
    <w:rsid w:val="00F95F20"/>
    <w:rsid w:val="00F9632B"/>
    <w:rsid w:val="00FA3CAE"/>
    <w:rsid w:val="00FA6954"/>
    <w:rsid w:val="00FD204F"/>
    <w:rsid w:val="00FD600B"/>
    <w:rsid w:val="00FD670E"/>
    <w:rsid w:val="00FE7153"/>
    <w:rsid w:val="00FF61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6C2558"/>
  <w15:chartTrackingRefBased/>
  <w15:docId w15:val="{A8728CED-F674-4C29-A8FF-023E7C4E4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bidi/>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3174"/>
  </w:style>
  <w:style w:type="paragraph" w:styleId="1">
    <w:name w:val="heading 1"/>
    <w:basedOn w:val="a"/>
    <w:next w:val="a"/>
    <w:link w:val="1Char"/>
    <w:uiPriority w:val="9"/>
    <w:qFormat/>
    <w:rsid w:val="00E01DBB"/>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2">
    <w:name w:val="heading 2"/>
    <w:basedOn w:val="a"/>
    <w:next w:val="a"/>
    <w:link w:val="2Char"/>
    <w:uiPriority w:val="9"/>
    <w:unhideWhenUsed/>
    <w:qFormat/>
    <w:rsid w:val="00E01DBB"/>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3">
    <w:name w:val="heading 3"/>
    <w:basedOn w:val="a"/>
    <w:next w:val="a"/>
    <w:link w:val="3Char"/>
    <w:uiPriority w:val="9"/>
    <w:semiHidden/>
    <w:unhideWhenUsed/>
    <w:qFormat/>
    <w:rsid w:val="00E01DBB"/>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4">
    <w:name w:val="heading 4"/>
    <w:basedOn w:val="a"/>
    <w:next w:val="a"/>
    <w:link w:val="4Char"/>
    <w:uiPriority w:val="9"/>
    <w:unhideWhenUsed/>
    <w:qFormat/>
    <w:rsid w:val="00E01DBB"/>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5">
    <w:name w:val="heading 5"/>
    <w:basedOn w:val="a"/>
    <w:next w:val="a"/>
    <w:link w:val="5Char"/>
    <w:uiPriority w:val="9"/>
    <w:semiHidden/>
    <w:unhideWhenUsed/>
    <w:qFormat/>
    <w:rsid w:val="00E01DBB"/>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6">
    <w:name w:val="heading 6"/>
    <w:basedOn w:val="a"/>
    <w:next w:val="a"/>
    <w:link w:val="6Char"/>
    <w:uiPriority w:val="9"/>
    <w:semiHidden/>
    <w:unhideWhenUsed/>
    <w:qFormat/>
    <w:rsid w:val="00E01DBB"/>
    <w:pPr>
      <w:keepNext/>
      <w:keepLines/>
      <w:spacing w:before="40" w:after="0"/>
      <w:outlineLvl w:val="5"/>
    </w:pPr>
    <w:rPr>
      <w:rFonts w:asciiTheme="majorHAnsi" w:eastAsiaTheme="majorEastAsia" w:hAnsiTheme="majorHAnsi" w:cstheme="majorBidi"/>
      <w:color w:val="70AD47" w:themeColor="accent6"/>
    </w:rPr>
  </w:style>
  <w:style w:type="paragraph" w:styleId="7">
    <w:name w:val="heading 7"/>
    <w:basedOn w:val="a"/>
    <w:next w:val="a"/>
    <w:link w:val="7Char"/>
    <w:uiPriority w:val="9"/>
    <w:semiHidden/>
    <w:unhideWhenUsed/>
    <w:qFormat/>
    <w:rsid w:val="00E01DBB"/>
    <w:pPr>
      <w:keepNext/>
      <w:keepLines/>
      <w:spacing w:before="40" w:after="0"/>
      <w:outlineLvl w:val="6"/>
    </w:pPr>
    <w:rPr>
      <w:rFonts w:asciiTheme="majorHAnsi" w:eastAsiaTheme="majorEastAsia" w:hAnsiTheme="majorHAnsi" w:cstheme="majorBidi"/>
      <w:b/>
      <w:bCs/>
      <w:color w:val="70AD47" w:themeColor="accent6"/>
    </w:rPr>
  </w:style>
  <w:style w:type="paragraph" w:styleId="8">
    <w:name w:val="heading 8"/>
    <w:basedOn w:val="a"/>
    <w:next w:val="a"/>
    <w:link w:val="8Char"/>
    <w:uiPriority w:val="9"/>
    <w:semiHidden/>
    <w:unhideWhenUsed/>
    <w:qFormat/>
    <w:rsid w:val="00E01DBB"/>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9">
    <w:name w:val="heading 9"/>
    <w:basedOn w:val="a"/>
    <w:next w:val="a"/>
    <w:link w:val="9Char"/>
    <w:uiPriority w:val="9"/>
    <w:semiHidden/>
    <w:unhideWhenUsed/>
    <w:qFormat/>
    <w:rsid w:val="00E01DBB"/>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01DBB"/>
    <w:rPr>
      <w:rFonts w:asciiTheme="majorHAnsi" w:eastAsiaTheme="majorEastAsia" w:hAnsiTheme="majorHAnsi" w:cstheme="majorBidi"/>
      <w:color w:val="538135" w:themeColor="accent6" w:themeShade="BF"/>
      <w:sz w:val="40"/>
      <w:szCs w:val="40"/>
    </w:rPr>
  </w:style>
  <w:style w:type="character" w:customStyle="1" w:styleId="2Char">
    <w:name w:val="عنوان 2 Char"/>
    <w:basedOn w:val="a0"/>
    <w:link w:val="2"/>
    <w:uiPriority w:val="9"/>
    <w:rsid w:val="00E01DBB"/>
    <w:rPr>
      <w:rFonts w:asciiTheme="majorHAnsi" w:eastAsiaTheme="majorEastAsia" w:hAnsiTheme="majorHAnsi" w:cstheme="majorBidi"/>
      <w:color w:val="538135" w:themeColor="accent6" w:themeShade="BF"/>
      <w:sz w:val="28"/>
      <w:szCs w:val="28"/>
    </w:rPr>
  </w:style>
  <w:style w:type="character" w:customStyle="1" w:styleId="3Char">
    <w:name w:val="عنوان 3 Char"/>
    <w:basedOn w:val="a0"/>
    <w:link w:val="3"/>
    <w:uiPriority w:val="9"/>
    <w:semiHidden/>
    <w:rsid w:val="00E01DBB"/>
    <w:rPr>
      <w:rFonts w:asciiTheme="majorHAnsi" w:eastAsiaTheme="majorEastAsia" w:hAnsiTheme="majorHAnsi" w:cstheme="majorBidi"/>
      <w:color w:val="538135" w:themeColor="accent6" w:themeShade="BF"/>
      <w:sz w:val="24"/>
      <w:szCs w:val="24"/>
    </w:rPr>
  </w:style>
  <w:style w:type="character" w:customStyle="1" w:styleId="4Char">
    <w:name w:val="عنوان 4 Char"/>
    <w:basedOn w:val="a0"/>
    <w:link w:val="4"/>
    <w:uiPriority w:val="9"/>
    <w:rsid w:val="00E01DBB"/>
    <w:rPr>
      <w:rFonts w:asciiTheme="majorHAnsi" w:eastAsiaTheme="majorEastAsia" w:hAnsiTheme="majorHAnsi" w:cstheme="majorBidi"/>
      <w:color w:val="70AD47" w:themeColor="accent6"/>
      <w:sz w:val="22"/>
      <w:szCs w:val="22"/>
    </w:rPr>
  </w:style>
  <w:style w:type="character" w:customStyle="1" w:styleId="5Char">
    <w:name w:val="عنوان 5 Char"/>
    <w:basedOn w:val="a0"/>
    <w:link w:val="5"/>
    <w:uiPriority w:val="9"/>
    <w:semiHidden/>
    <w:rsid w:val="00E01DBB"/>
    <w:rPr>
      <w:rFonts w:asciiTheme="majorHAnsi" w:eastAsiaTheme="majorEastAsia" w:hAnsiTheme="majorHAnsi" w:cstheme="majorBidi"/>
      <w:i/>
      <w:iCs/>
      <w:color w:val="70AD47" w:themeColor="accent6"/>
      <w:sz w:val="22"/>
      <w:szCs w:val="22"/>
    </w:rPr>
  </w:style>
  <w:style w:type="character" w:customStyle="1" w:styleId="6Char">
    <w:name w:val="عنوان 6 Char"/>
    <w:basedOn w:val="a0"/>
    <w:link w:val="6"/>
    <w:uiPriority w:val="9"/>
    <w:semiHidden/>
    <w:rsid w:val="00E01DBB"/>
    <w:rPr>
      <w:rFonts w:asciiTheme="majorHAnsi" w:eastAsiaTheme="majorEastAsia" w:hAnsiTheme="majorHAnsi" w:cstheme="majorBidi"/>
      <w:color w:val="70AD47" w:themeColor="accent6"/>
    </w:rPr>
  </w:style>
  <w:style w:type="character" w:customStyle="1" w:styleId="7Char">
    <w:name w:val="عنوان 7 Char"/>
    <w:basedOn w:val="a0"/>
    <w:link w:val="7"/>
    <w:uiPriority w:val="9"/>
    <w:semiHidden/>
    <w:rsid w:val="00E01DBB"/>
    <w:rPr>
      <w:rFonts w:asciiTheme="majorHAnsi" w:eastAsiaTheme="majorEastAsia" w:hAnsiTheme="majorHAnsi" w:cstheme="majorBidi"/>
      <w:b/>
      <w:bCs/>
      <w:color w:val="70AD47" w:themeColor="accent6"/>
    </w:rPr>
  </w:style>
  <w:style w:type="character" w:customStyle="1" w:styleId="8Char">
    <w:name w:val="عنوان 8 Char"/>
    <w:basedOn w:val="a0"/>
    <w:link w:val="8"/>
    <w:uiPriority w:val="9"/>
    <w:semiHidden/>
    <w:rsid w:val="00E01DBB"/>
    <w:rPr>
      <w:rFonts w:asciiTheme="majorHAnsi" w:eastAsiaTheme="majorEastAsia" w:hAnsiTheme="majorHAnsi" w:cstheme="majorBidi"/>
      <w:b/>
      <w:bCs/>
      <w:i/>
      <w:iCs/>
      <w:color w:val="70AD47" w:themeColor="accent6"/>
      <w:sz w:val="20"/>
      <w:szCs w:val="20"/>
    </w:rPr>
  </w:style>
  <w:style w:type="character" w:customStyle="1" w:styleId="9Char">
    <w:name w:val="عنوان 9 Char"/>
    <w:basedOn w:val="a0"/>
    <w:link w:val="9"/>
    <w:uiPriority w:val="9"/>
    <w:semiHidden/>
    <w:rsid w:val="00E01DBB"/>
    <w:rPr>
      <w:rFonts w:asciiTheme="majorHAnsi" w:eastAsiaTheme="majorEastAsia" w:hAnsiTheme="majorHAnsi" w:cstheme="majorBidi"/>
      <w:i/>
      <w:iCs/>
      <w:color w:val="70AD47" w:themeColor="accent6"/>
      <w:sz w:val="20"/>
      <w:szCs w:val="20"/>
    </w:rPr>
  </w:style>
  <w:style w:type="paragraph" w:styleId="a3">
    <w:name w:val="Normal (Web)"/>
    <w:basedOn w:val="a"/>
    <w:uiPriority w:val="99"/>
    <w:unhideWhenUsed/>
    <w:rsid w:val="00140922"/>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E01DBB"/>
    <w:rPr>
      <w:b/>
      <w:bCs/>
    </w:rPr>
  </w:style>
  <w:style w:type="table" w:customStyle="1" w:styleId="TableGrid">
    <w:name w:val="TableGrid"/>
    <w:rsid w:val="001F5FF1"/>
    <w:pPr>
      <w:spacing w:after="0" w:line="240" w:lineRule="auto"/>
    </w:pPr>
    <w:tblPr>
      <w:tblCellMar>
        <w:top w:w="0" w:type="dxa"/>
        <w:left w:w="0" w:type="dxa"/>
        <w:bottom w:w="0" w:type="dxa"/>
        <w:right w:w="0" w:type="dxa"/>
      </w:tblCellMar>
    </w:tblPr>
  </w:style>
  <w:style w:type="paragraph" w:styleId="a5">
    <w:name w:val="List Paragraph"/>
    <w:basedOn w:val="a"/>
    <w:uiPriority w:val="34"/>
    <w:qFormat/>
    <w:rsid w:val="00932338"/>
    <w:pPr>
      <w:ind w:left="720"/>
      <w:contextualSpacing/>
    </w:pPr>
  </w:style>
  <w:style w:type="paragraph" w:styleId="a6">
    <w:name w:val="header"/>
    <w:basedOn w:val="a"/>
    <w:link w:val="Char"/>
    <w:uiPriority w:val="99"/>
    <w:unhideWhenUsed/>
    <w:rsid w:val="00214BCF"/>
    <w:pPr>
      <w:tabs>
        <w:tab w:val="center" w:pos="4153"/>
        <w:tab w:val="right" w:pos="8306"/>
      </w:tabs>
      <w:spacing w:after="0" w:line="240" w:lineRule="auto"/>
    </w:pPr>
  </w:style>
  <w:style w:type="character" w:customStyle="1" w:styleId="Char">
    <w:name w:val="رأس الصفحة Char"/>
    <w:basedOn w:val="a0"/>
    <w:link w:val="a6"/>
    <w:uiPriority w:val="99"/>
    <w:rsid w:val="00214BCF"/>
  </w:style>
  <w:style w:type="paragraph" w:styleId="a7">
    <w:name w:val="footer"/>
    <w:basedOn w:val="a"/>
    <w:link w:val="Char0"/>
    <w:uiPriority w:val="99"/>
    <w:unhideWhenUsed/>
    <w:rsid w:val="00214BCF"/>
    <w:pPr>
      <w:tabs>
        <w:tab w:val="center" w:pos="4153"/>
        <w:tab w:val="right" w:pos="8306"/>
      </w:tabs>
      <w:spacing w:after="0" w:line="240" w:lineRule="auto"/>
    </w:pPr>
  </w:style>
  <w:style w:type="character" w:customStyle="1" w:styleId="Char0">
    <w:name w:val="تذييل الصفحة Char"/>
    <w:basedOn w:val="a0"/>
    <w:link w:val="a7"/>
    <w:uiPriority w:val="99"/>
    <w:rsid w:val="00214BCF"/>
  </w:style>
  <w:style w:type="character" w:styleId="a8">
    <w:name w:val="Book Title"/>
    <w:basedOn w:val="a0"/>
    <w:uiPriority w:val="33"/>
    <w:qFormat/>
    <w:rsid w:val="00E01DBB"/>
    <w:rPr>
      <w:b/>
      <w:bCs/>
      <w:caps w:val="0"/>
      <w:smallCaps/>
      <w:spacing w:val="7"/>
      <w:sz w:val="21"/>
      <w:szCs w:val="21"/>
    </w:rPr>
  </w:style>
  <w:style w:type="paragraph" w:styleId="a9">
    <w:name w:val="TOC Heading"/>
    <w:basedOn w:val="1"/>
    <w:next w:val="a"/>
    <w:uiPriority w:val="39"/>
    <w:unhideWhenUsed/>
    <w:qFormat/>
    <w:rsid w:val="00E01DBB"/>
    <w:pPr>
      <w:outlineLvl w:val="9"/>
    </w:pPr>
  </w:style>
  <w:style w:type="paragraph" w:styleId="10">
    <w:name w:val="toc 1"/>
    <w:basedOn w:val="a"/>
    <w:next w:val="a"/>
    <w:autoRedefine/>
    <w:uiPriority w:val="39"/>
    <w:unhideWhenUsed/>
    <w:rsid w:val="00384EE8"/>
    <w:pPr>
      <w:spacing w:after="100"/>
    </w:pPr>
  </w:style>
  <w:style w:type="paragraph" w:styleId="20">
    <w:name w:val="toc 2"/>
    <w:basedOn w:val="a"/>
    <w:next w:val="a"/>
    <w:autoRedefine/>
    <w:uiPriority w:val="39"/>
    <w:unhideWhenUsed/>
    <w:rsid w:val="00384EE8"/>
    <w:pPr>
      <w:spacing w:after="100"/>
      <w:ind w:left="220"/>
    </w:pPr>
  </w:style>
  <w:style w:type="paragraph" w:styleId="30">
    <w:name w:val="toc 3"/>
    <w:basedOn w:val="a"/>
    <w:next w:val="a"/>
    <w:autoRedefine/>
    <w:uiPriority w:val="39"/>
    <w:unhideWhenUsed/>
    <w:rsid w:val="00384EE8"/>
    <w:pPr>
      <w:spacing w:after="100"/>
      <w:ind w:left="440"/>
    </w:pPr>
  </w:style>
  <w:style w:type="character" w:styleId="Hyperlink">
    <w:name w:val="Hyperlink"/>
    <w:basedOn w:val="a0"/>
    <w:uiPriority w:val="99"/>
    <w:unhideWhenUsed/>
    <w:rsid w:val="00384EE8"/>
    <w:rPr>
      <w:color w:val="0563C1" w:themeColor="hyperlink"/>
      <w:u w:val="single"/>
    </w:rPr>
  </w:style>
  <w:style w:type="paragraph" w:styleId="aa">
    <w:name w:val="No Spacing"/>
    <w:link w:val="Char1"/>
    <w:uiPriority w:val="1"/>
    <w:qFormat/>
    <w:rsid w:val="00E01DBB"/>
    <w:pPr>
      <w:spacing w:after="0" w:line="240" w:lineRule="auto"/>
    </w:pPr>
  </w:style>
  <w:style w:type="character" w:styleId="ab">
    <w:name w:val="annotation reference"/>
    <w:basedOn w:val="a0"/>
    <w:uiPriority w:val="99"/>
    <w:semiHidden/>
    <w:unhideWhenUsed/>
    <w:rsid w:val="008C0D70"/>
    <w:rPr>
      <w:sz w:val="16"/>
      <w:szCs w:val="16"/>
    </w:rPr>
  </w:style>
  <w:style w:type="paragraph" w:styleId="ac">
    <w:name w:val="annotation text"/>
    <w:basedOn w:val="a"/>
    <w:link w:val="Char2"/>
    <w:uiPriority w:val="99"/>
    <w:semiHidden/>
    <w:unhideWhenUsed/>
    <w:rsid w:val="008C0D70"/>
    <w:pPr>
      <w:spacing w:line="240" w:lineRule="auto"/>
    </w:pPr>
    <w:rPr>
      <w:sz w:val="20"/>
      <w:szCs w:val="20"/>
    </w:rPr>
  </w:style>
  <w:style w:type="character" w:customStyle="1" w:styleId="Char2">
    <w:name w:val="نص تعليق Char"/>
    <w:basedOn w:val="a0"/>
    <w:link w:val="ac"/>
    <w:uiPriority w:val="99"/>
    <w:semiHidden/>
    <w:rsid w:val="008C0D70"/>
    <w:rPr>
      <w:sz w:val="20"/>
      <w:szCs w:val="20"/>
    </w:rPr>
  </w:style>
  <w:style w:type="paragraph" w:styleId="ad">
    <w:name w:val="annotation subject"/>
    <w:basedOn w:val="ac"/>
    <w:next w:val="ac"/>
    <w:link w:val="Char3"/>
    <w:uiPriority w:val="99"/>
    <w:semiHidden/>
    <w:unhideWhenUsed/>
    <w:rsid w:val="008C0D70"/>
    <w:rPr>
      <w:b/>
      <w:bCs/>
    </w:rPr>
  </w:style>
  <w:style w:type="character" w:customStyle="1" w:styleId="Char3">
    <w:name w:val="موضوع تعليق Char"/>
    <w:basedOn w:val="Char2"/>
    <w:link w:val="ad"/>
    <w:uiPriority w:val="99"/>
    <w:semiHidden/>
    <w:rsid w:val="008C0D70"/>
    <w:rPr>
      <w:b/>
      <w:bCs/>
      <w:sz w:val="20"/>
      <w:szCs w:val="20"/>
    </w:rPr>
  </w:style>
  <w:style w:type="paragraph" w:styleId="ae">
    <w:name w:val="Balloon Text"/>
    <w:basedOn w:val="a"/>
    <w:link w:val="Char4"/>
    <w:uiPriority w:val="99"/>
    <w:semiHidden/>
    <w:unhideWhenUsed/>
    <w:rsid w:val="008C0D70"/>
    <w:pPr>
      <w:spacing w:after="0" w:line="240" w:lineRule="auto"/>
    </w:pPr>
    <w:rPr>
      <w:rFonts w:ascii="Segoe UI" w:hAnsi="Segoe UI" w:cs="Segoe UI"/>
      <w:sz w:val="18"/>
      <w:szCs w:val="18"/>
    </w:rPr>
  </w:style>
  <w:style w:type="character" w:customStyle="1" w:styleId="Char4">
    <w:name w:val="نص في بالون Char"/>
    <w:basedOn w:val="a0"/>
    <w:link w:val="ae"/>
    <w:uiPriority w:val="99"/>
    <w:semiHidden/>
    <w:rsid w:val="008C0D70"/>
    <w:rPr>
      <w:rFonts w:ascii="Segoe UI" w:hAnsi="Segoe UI" w:cs="Segoe UI"/>
      <w:sz w:val="18"/>
      <w:szCs w:val="18"/>
    </w:rPr>
  </w:style>
  <w:style w:type="paragraph" w:styleId="af">
    <w:name w:val="Title"/>
    <w:basedOn w:val="a"/>
    <w:next w:val="a"/>
    <w:link w:val="Char5"/>
    <w:uiPriority w:val="10"/>
    <w:qFormat/>
    <w:rsid w:val="00E01DBB"/>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Char5">
    <w:name w:val="العنوان Char"/>
    <w:basedOn w:val="a0"/>
    <w:link w:val="af"/>
    <w:uiPriority w:val="10"/>
    <w:rsid w:val="00E01DBB"/>
    <w:rPr>
      <w:rFonts w:asciiTheme="majorHAnsi" w:eastAsiaTheme="majorEastAsia" w:hAnsiTheme="majorHAnsi" w:cstheme="majorBidi"/>
      <w:color w:val="262626" w:themeColor="text1" w:themeTint="D9"/>
      <w:spacing w:val="-15"/>
      <w:sz w:val="96"/>
      <w:szCs w:val="96"/>
    </w:rPr>
  </w:style>
  <w:style w:type="table" w:styleId="af0">
    <w:name w:val="Table Grid"/>
    <w:basedOn w:val="a1"/>
    <w:uiPriority w:val="39"/>
    <w:rsid w:val="003703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40">
    <w:name w:val="toc 4"/>
    <w:basedOn w:val="a"/>
    <w:next w:val="a"/>
    <w:autoRedefine/>
    <w:uiPriority w:val="39"/>
    <w:unhideWhenUsed/>
    <w:rsid w:val="00361399"/>
    <w:pPr>
      <w:spacing w:after="100"/>
      <w:ind w:left="660"/>
    </w:pPr>
    <w:rPr>
      <w:kern w:val="2"/>
      <w14:ligatures w14:val="standardContextual"/>
    </w:rPr>
  </w:style>
  <w:style w:type="paragraph" w:styleId="50">
    <w:name w:val="toc 5"/>
    <w:basedOn w:val="a"/>
    <w:next w:val="a"/>
    <w:autoRedefine/>
    <w:uiPriority w:val="39"/>
    <w:unhideWhenUsed/>
    <w:rsid w:val="00361399"/>
    <w:pPr>
      <w:spacing w:after="100"/>
      <w:ind w:left="880"/>
    </w:pPr>
    <w:rPr>
      <w:kern w:val="2"/>
      <w14:ligatures w14:val="standardContextual"/>
    </w:rPr>
  </w:style>
  <w:style w:type="paragraph" w:styleId="60">
    <w:name w:val="toc 6"/>
    <w:basedOn w:val="a"/>
    <w:next w:val="a"/>
    <w:autoRedefine/>
    <w:uiPriority w:val="39"/>
    <w:unhideWhenUsed/>
    <w:rsid w:val="00361399"/>
    <w:pPr>
      <w:spacing w:after="100"/>
      <w:ind w:left="1100"/>
    </w:pPr>
    <w:rPr>
      <w:kern w:val="2"/>
      <w14:ligatures w14:val="standardContextual"/>
    </w:rPr>
  </w:style>
  <w:style w:type="paragraph" w:styleId="70">
    <w:name w:val="toc 7"/>
    <w:basedOn w:val="a"/>
    <w:next w:val="a"/>
    <w:autoRedefine/>
    <w:uiPriority w:val="39"/>
    <w:unhideWhenUsed/>
    <w:rsid w:val="00361399"/>
    <w:pPr>
      <w:spacing w:after="100"/>
      <w:ind w:left="1320"/>
    </w:pPr>
    <w:rPr>
      <w:kern w:val="2"/>
      <w14:ligatures w14:val="standardContextual"/>
    </w:rPr>
  </w:style>
  <w:style w:type="paragraph" w:styleId="80">
    <w:name w:val="toc 8"/>
    <w:basedOn w:val="a"/>
    <w:next w:val="a"/>
    <w:autoRedefine/>
    <w:uiPriority w:val="39"/>
    <w:unhideWhenUsed/>
    <w:rsid w:val="00361399"/>
    <w:pPr>
      <w:spacing w:after="100"/>
      <w:ind w:left="1540"/>
    </w:pPr>
    <w:rPr>
      <w:kern w:val="2"/>
      <w14:ligatures w14:val="standardContextual"/>
    </w:rPr>
  </w:style>
  <w:style w:type="paragraph" w:styleId="90">
    <w:name w:val="toc 9"/>
    <w:basedOn w:val="a"/>
    <w:next w:val="a"/>
    <w:autoRedefine/>
    <w:uiPriority w:val="39"/>
    <w:unhideWhenUsed/>
    <w:rsid w:val="00361399"/>
    <w:pPr>
      <w:spacing w:after="100"/>
      <w:ind w:left="1760"/>
    </w:pPr>
    <w:rPr>
      <w:kern w:val="2"/>
      <w14:ligatures w14:val="standardContextual"/>
    </w:rPr>
  </w:style>
  <w:style w:type="character" w:styleId="af1">
    <w:name w:val="Unresolved Mention"/>
    <w:basedOn w:val="a0"/>
    <w:uiPriority w:val="99"/>
    <w:semiHidden/>
    <w:unhideWhenUsed/>
    <w:rsid w:val="00361399"/>
    <w:rPr>
      <w:color w:val="605E5C"/>
      <w:shd w:val="clear" w:color="auto" w:fill="E1DFDD"/>
    </w:rPr>
  </w:style>
  <w:style w:type="paragraph" w:styleId="af2">
    <w:name w:val="caption"/>
    <w:basedOn w:val="a"/>
    <w:next w:val="a"/>
    <w:uiPriority w:val="35"/>
    <w:semiHidden/>
    <w:unhideWhenUsed/>
    <w:qFormat/>
    <w:rsid w:val="00E01DBB"/>
    <w:pPr>
      <w:spacing w:line="240" w:lineRule="auto"/>
    </w:pPr>
    <w:rPr>
      <w:b/>
      <w:bCs/>
      <w:smallCaps/>
      <w:color w:val="595959" w:themeColor="text1" w:themeTint="A6"/>
    </w:rPr>
  </w:style>
  <w:style w:type="paragraph" w:styleId="af3">
    <w:name w:val="Subtitle"/>
    <w:basedOn w:val="a"/>
    <w:next w:val="a"/>
    <w:link w:val="Char6"/>
    <w:uiPriority w:val="11"/>
    <w:qFormat/>
    <w:rsid w:val="00E01DBB"/>
    <w:pPr>
      <w:numPr>
        <w:ilvl w:val="1"/>
      </w:numPr>
      <w:spacing w:line="240" w:lineRule="auto"/>
    </w:pPr>
    <w:rPr>
      <w:rFonts w:asciiTheme="majorHAnsi" w:eastAsiaTheme="majorEastAsia" w:hAnsiTheme="majorHAnsi" w:cstheme="majorBidi"/>
      <w:sz w:val="30"/>
      <w:szCs w:val="30"/>
    </w:rPr>
  </w:style>
  <w:style w:type="character" w:customStyle="1" w:styleId="Char6">
    <w:name w:val="عنوان فرعي Char"/>
    <w:basedOn w:val="a0"/>
    <w:link w:val="af3"/>
    <w:uiPriority w:val="11"/>
    <w:rsid w:val="00E01DBB"/>
    <w:rPr>
      <w:rFonts w:asciiTheme="majorHAnsi" w:eastAsiaTheme="majorEastAsia" w:hAnsiTheme="majorHAnsi" w:cstheme="majorBidi"/>
      <w:sz w:val="30"/>
      <w:szCs w:val="30"/>
    </w:rPr>
  </w:style>
  <w:style w:type="character" w:styleId="af4">
    <w:name w:val="Emphasis"/>
    <w:basedOn w:val="a0"/>
    <w:uiPriority w:val="20"/>
    <w:qFormat/>
    <w:rsid w:val="00E01DBB"/>
    <w:rPr>
      <w:i/>
      <w:iCs/>
      <w:color w:val="70AD47" w:themeColor="accent6"/>
    </w:rPr>
  </w:style>
  <w:style w:type="paragraph" w:styleId="af5">
    <w:name w:val="Quote"/>
    <w:basedOn w:val="a"/>
    <w:next w:val="a"/>
    <w:link w:val="Char7"/>
    <w:uiPriority w:val="29"/>
    <w:qFormat/>
    <w:rsid w:val="00E01DBB"/>
    <w:pPr>
      <w:spacing w:before="160"/>
      <w:ind w:left="720" w:right="720"/>
      <w:jc w:val="center"/>
    </w:pPr>
    <w:rPr>
      <w:i/>
      <w:iCs/>
      <w:color w:val="262626" w:themeColor="text1" w:themeTint="D9"/>
    </w:rPr>
  </w:style>
  <w:style w:type="character" w:customStyle="1" w:styleId="Char7">
    <w:name w:val="اقتباس Char"/>
    <w:basedOn w:val="a0"/>
    <w:link w:val="af5"/>
    <w:uiPriority w:val="29"/>
    <w:rsid w:val="00E01DBB"/>
    <w:rPr>
      <w:i/>
      <w:iCs/>
      <w:color w:val="262626" w:themeColor="text1" w:themeTint="D9"/>
    </w:rPr>
  </w:style>
  <w:style w:type="paragraph" w:styleId="af6">
    <w:name w:val="Intense Quote"/>
    <w:basedOn w:val="a"/>
    <w:next w:val="a"/>
    <w:link w:val="Char8"/>
    <w:uiPriority w:val="30"/>
    <w:qFormat/>
    <w:rsid w:val="00E01DBB"/>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Char8">
    <w:name w:val="اقتباس مكثف Char"/>
    <w:basedOn w:val="a0"/>
    <w:link w:val="af6"/>
    <w:uiPriority w:val="30"/>
    <w:rsid w:val="00E01DBB"/>
    <w:rPr>
      <w:rFonts w:asciiTheme="majorHAnsi" w:eastAsiaTheme="majorEastAsia" w:hAnsiTheme="majorHAnsi" w:cstheme="majorBidi"/>
      <w:i/>
      <w:iCs/>
      <w:color w:val="70AD47" w:themeColor="accent6"/>
      <w:sz w:val="32"/>
      <w:szCs w:val="32"/>
    </w:rPr>
  </w:style>
  <w:style w:type="character" w:styleId="af7">
    <w:name w:val="Subtle Emphasis"/>
    <w:basedOn w:val="a0"/>
    <w:uiPriority w:val="19"/>
    <w:qFormat/>
    <w:rsid w:val="00E01DBB"/>
    <w:rPr>
      <w:i/>
      <w:iCs/>
    </w:rPr>
  </w:style>
  <w:style w:type="character" w:styleId="af8">
    <w:name w:val="Intense Emphasis"/>
    <w:basedOn w:val="a0"/>
    <w:uiPriority w:val="21"/>
    <w:qFormat/>
    <w:rsid w:val="00E01DBB"/>
    <w:rPr>
      <w:b/>
      <w:bCs/>
      <w:i/>
      <w:iCs/>
    </w:rPr>
  </w:style>
  <w:style w:type="character" w:styleId="af9">
    <w:name w:val="Subtle Reference"/>
    <w:basedOn w:val="a0"/>
    <w:uiPriority w:val="31"/>
    <w:qFormat/>
    <w:rsid w:val="00E01DBB"/>
    <w:rPr>
      <w:smallCaps/>
      <w:color w:val="595959" w:themeColor="text1" w:themeTint="A6"/>
    </w:rPr>
  </w:style>
  <w:style w:type="character" w:styleId="afa">
    <w:name w:val="Intense Reference"/>
    <w:basedOn w:val="a0"/>
    <w:uiPriority w:val="32"/>
    <w:qFormat/>
    <w:rsid w:val="00E01DBB"/>
    <w:rPr>
      <w:b/>
      <w:bCs/>
      <w:smallCaps/>
      <w:color w:val="70AD47" w:themeColor="accent6"/>
    </w:rPr>
  </w:style>
  <w:style w:type="table" w:styleId="afb">
    <w:name w:val="Grid Table Light"/>
    <w:basedOn w:val="a1"/>
    <w:uiPriority w:val="40"/>
    <w:rsid w:val="00F64D9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har1">
    <w:name w:val="بلا تباعد Char"/>
    <w:basedOn w:val="a0"/>
    <w:link w:val="aa"/>
    <w:uiPriority w:val="1"/>
    <w:rsid w:val="00F92D54"/>
  </w:style>
  <w:style w:type="table" w:styleId="11">
    <w:name w:val="Plain Table 1"/>
    <w:basedOn w:val="a1"/>
    <w:uiPriority w:val="41"/>
    <w:rsid w:val="002769F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dParagraph">
    <w:name w:val="MdParagraph"/>
    <w:qFormat/>
    <w:rsid w:val="00473174"/>
    <w:pPr>
      <w:bidi w:val="0"/>
      <w:spacing w:before="120" w:after="120" w:line="240" w:lineRule="auto"/>
    </w:pPr>
    <w:rPr>
      <w:rFonts w:ascii="Times New Roman" w:eastAsia="Times New Roman" w:hAnsi="Times New Roman" w:cs="Times New Roman"/>
      <w:sz w:val="24"/>
      <w:szCs w:val="24"/>
    </w:rPr>
  </w:style>
  <w:style w:type="paragraph" w:customStyle="1" w:styleId="MdListItem">
    <w:name w:val="MdListItem"/>
    <w:qFormat/>
    <w:rsid w:val="00473174"/>
    <w:pPr>
      <w:bidi w:val="0"/>
      <w:spacing w:before="60" w:after="60" w:line="240" w:lineRule="auto"/>
      <w:ind w:left="720" w:hanging="360"/>
    </w:pPr>
    <w:rPr>
      <w:rFonts w:ascii="Times New Roman" w:eastAsia="Times New Roman" w:hAnsi="Times New Roman" w:cs="Times New Roman"/>
      <w:sz w:val="24"/>
      <w:szCs w:val="24"/>
    </w:rPr>
  </w:style>
  <w:style w:type="paragraph" w:customStyle="1" w:styleId="MdHeading2">
    <w:name w:val="MdHeading2"/>
    <w:qFormat/>
    <w:rsid w:val="00473174"/>
    <w:pPr>
      <w:keepNext/>
      <w:bidi w:val="0"/>
      <w:spacing w:before="400" w:line="240" w:lineRule="auto"/>
      <w:outlineLvl w:val="1"/>
    </w:pPr>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992022">
      <w:bodyDiv w:val="1"/>
      <w:marLeft w:val="0"/>
      <w:marRight w:val="0"/>
      <w:marTop w:val="0"/>
      <w:marBottom w:val="0"/>
      <w:divBdr>
        <w:top w:val="none" w:sz="0" w:space="0" w:color="auto"/>
        <w:left w:val="none" w:sz="0" w:space="0" w:color="auto"/>
        <w:bottom w:val="none" w:sz="0" w:space="0" w:color="auto"/>
        <w:right w:val="none" w:sz="0" w:space="0" w:color="auto"/>
      </w:divBdr>
    </w:div>
    <w:div w:id="677543054">
      <w:bodyDiv w:val="1"/>
      <w:marLeft w:val="0"/>
      <w:marRight w:val="0"/>
      <w:marTop w:val="0"/>
      <w:marBottom w:val="0"/>
      <w:divBdr>
        <w:top w:val="none" w:sz="0" w:space="0" w:color="auto"/>
        <w:left w:val="none" w:sz="0" w:space="0" w:color="auto"/>
        <w:bottom w:val="none" w:sz="0" w:space="0" w:color="auto"/>
        <w:right w:val="none" w:sz="0" w:space="0" w:color="auto"/>
      </w:divBdr>
    </w:div>
    <w:div w:id="1427965872">
      <w:bodyDiv w:val="1"/>
      <w:marLeft w:val="0"/>
      <w:marRight w:val="0"/>
      <w:marTop w:val="0"/>
      <w:marBottom w:val="0"/>
      <w:divBdr>
        <w:top w:val="none" w:sz="0" w:space="0" w:color="auto"/>
        <w:left w:val="none" w:sz="0" w:space="0" w:color="auto"/>
        <w:bottom w:val="none" w:sz="0" w:space="0" w:color="auto"/>
        <w:right w:val="none" w:sz="0" w:space="0" w:color="auto"/>
      </w:divBdr>
    </w:div>
    <w:div w:id="1678851043">
      <w:bodyDiv w:val="1"/>
      <w:marLeft w:val="0"/>
      <w:marRight w:val="0"/>
      <w:marTop w:val="0"/>
      <w:marBottom w:val="0"/>
      <w:divBdr>
        <w:top w:val="none" w:sz="0" w:space="0" w:color="auto"/>
        <w:left w:val="none" w:sz="0" w:space="0" w:color="auto"/>
        <w:bottom w:val="none" w:sz="0" w:space="0" w:color="auto"/>
        <w:right w:val="none" w:sz="0" w:space="0" w:color="auto"/>
      </w:divBdr>
    </w:div>
    <w:div w:id="2112310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C:\Users\Qursan\Desktop\My-app\&#1578;&#1608;&#1579;&#1610;&#1602;%20&#1605;&#1606;&#1589;&#1577;%20&#1576;&#1610;&#1593;%20&#1608;&#1588;&#1585;&#1575;&#1569;%20&#1575;&#1604;&#1580;&#1605;&#1604;&#1577;.docx" TargetMode="External"/><Relationship Id="rId18" Type="http://schemas.openxmlformats.org/officeDocument/2006/relationships/image" Target="media/image7.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6.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file:///C:\Users\Qursan\Desktop\My-app\&#1578;&#1608;&#1579;&#1610;&#1602;%20&#1605;&#1606;&#1589;&#1577;%20&#1576;&#1610;&#1593;%20&#1608;&#1588;&#1585;&#1575;&#1569;%20&#1575;&#1604;&#1580;&#1605;&#1604;&#1577;.docx" TargetMode="External"/><Relationship Id="rId23" Type="http://schemas.openxmlformats.org/officeDocument/2006/relationships/image" Target="media/image12.jpeg"/><Relationship Id="rId10" Type="http://schemas.openxmlformats.org/officeDocument/2006/relationships/image" Target="media/image3.png"/><Relationship Id="rId19" Type="http://schemas.openxmlformats.org/officeDocument/2006/relationships/image" Target="media/image8.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file:///C:\Users\Qursan\Desktop\My-app\&#1578;&#1608;&#1579;&#1610;&#1602;%20&#1605;&#1606;&#1589;&#1577;%20&#1576;&#1610;&#1593;%20&#1608;&#1588;&#1585;&#1575;&#1569;%20&#1575;&#1604;&#1580;&#1605;&#1604;&#1577;.docx" TargetMode="External"/><Relationship Id="rId22" Type="http://schemas.openxmlformats.org/officeDocument/2006/relationships/image" Target="media/image11.jp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9BC6C0-7F86-477B-BC0E-A4ABF3473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4876</TotalTime>
  <Pages>35</Pages>
  <Words>4771</Words>
  <Characters>27195</Characters>
  <Application>Microsoft Office Word</Application>
  <DocSecurity>0</DocSecurity>
  <Lines>226</Lines>
  <Paragraphs>63</Paragraphs>
  <ScaleCrop>false</ScaleCrop>
  <HeadingPairs>
    <vt:vector size="6" baseType="variant">
      <vt:variant>
        <vt:lpstr>العنوان</vt:lpstr>
      </vt:variant>
      <vt:variant>
        <vt:i4>1</vt:i4>
      </vt:variant>
      <vt:variant>
        <vt:lpstr>عناوين</vt:lpstr>
      </vt:variant>
      <vt:variant>
        <vt:i4>100</vt:i4>
      </vt:variant>
      <vt:variant>
        <vt:lpstr>Title</vt:lpstr>
      </vt:variant>
      <vt:variant>
        <vt:i4>1</vt:i4>
      </vt:variant>
    </vt:vector>
  </HeadingPairs>
  <TitlesOfParts>
    <vt:vector size="102" baseType="lpstr">
      <vt:lpstr/>
      <vt:lpstr>This project aims to develop an intelligent electronic judicial platform that su</vt:lpstr>
      <vt:lpstr/>
      <vt:lpstr>The proposed platform seeks to address these issues by offering a unified digita</vt:lpstr>
      <vt:lpstr/>
      <vt:lpstr>Throughout the project, functional and non-functional requirements were analyzed</vt:lpstr>
      <vt:lpstr/>
      <vt:lpstr>The platform is expected to accelerate litigation procedures, reduce corruption,</vt:lpstr>
      <vt:lpstr>التفويض</vt:lpstr>
      <vt:lpstr/>
      <vt:lpstr/>
      <vt:lpstr/>
      <vt:lpstr>الإهداء</vt:lpstr>
      <vt:lpstr>الشكر و التقدير</vt:lpstr>
      <vt:lpstr>    1-1 نظرة عامة</vt:lpstr>
      <vt:lpstr>1.2بيان المشكلة:</vt:lpstr>
      <vt:lpstr>الأهداف  : 1.3</vt:lpstr>
      <vt:lpstr>1.4 أهمية المشروع :</vt:lpstr>
      <vt:lpstr/>
      <vt:lpstr>نطاق المشروع : 1.5</vt:lpstr>
      <vt:lpstr/>
      <vt:lpstr>    </vt:lpstr>
      <vt:lpstr>    1.7النتائج المتوقعة</vt:lpstr>
      <vt:lpstr>    2.1الخلفية:</vt:lpstr>
      <vt:lpstr>    2.2الدراسات السابقة:</vt:lpstr>
      <vt:lpstr>    3.1 المقدمة : </vt:lpstr>
      <vt:lpstr>    يهدف هذا الفصل إلى تحليل النظام المقترح من خلال تحديد المتطلبات الوظيفية وغير ال</vt:lpstr>
      <vt:lpstr>    .3.2 طريقة جمع البيانات : قمنا بالبحث عن مشاريع و أنظمة وتطبيقات مشابهه لمشروع م</vt:lpstr>
      <vt:lpstr>    3.4 متطلبات النظام</vt:lpstr>
      <vt:lpstr>    أولاً: المتطلبات الوظيفية :</vt:lpstr>
      <vt:lpstr>    تشمل المتطلبات الوظيفية للنظام ما يلي: 1. تسجيل الدخول الآمن وتعدد صلاحيات المست</vt:lpstr>
      <vt:lpstr>    ثانياً: المتطلبات غير الوظيفية :</vt:lpstr>
      <vt:lpstr>    1. الأمان: تشفير الاتصالات وحماية البيانات الحساسة. 2. الأداء: سرعة استجابة النظ</vt:lpstr>
      <vt:lpstr>    3.5 مكونات النظام</vt:lpstr>
      <vt:lpstr>    </vt:lpstr>
      <vt:lpstr>    1- واجهة المستخدم (User Interface – UI)</vt:lpstr>
      <vt:lpstr>    </vt:lpstr>
      <vt:lpstr>    تتكون واجهة المنصة من مجموعة من الشاشات التفاعلية التي تخدم مختلف أنواع المستخدم</vt:lpstr>
      <vt:lpstr>    </vt:lpstr>
      <vt:lpstr>    • شاشة تسجيل الدخول (Login) مع نظام صلاحيات متعدد لمختلف الأدوار (القاضي، المحام</vt:lpstr>
      <vt:lpstr>    • شاشة إدارة القضايا (إضافة – عرض – تعديل – متابعة مجريات القضية).</vt:lpstr>
      <vt:lpstr>    • شاشة رفع المستندات والأدلة بصيغ متعددة (PDF، صور، ملفات نصية).</vt:lpstr>
      <vt:lpstr>    • شاشة إدارة المستخدمين الخاصة بمدير النظام والصلاحيات المرتبطة بكل مستخدم.</vt:lpstr>
      <vt:lpstr>    • شاشة متابعة الجلسات القضائية مع عرض المواعيد وقرارات القاضي.</vt:lpstr>
      <vt:lpstr>    • شاشة إصدار الأحكام للقضاة، مع إمكانية إضافة التعليلات القانونية.</vt:lpstr>
      <vt:lpstr>    • شاشة البحث الذكي في القوانين اليمنية باستخدام معالجة اللغة الطبيعية (NLP).</vt:lpstr>
      <vt:lpstr>    • شاشة دليل المحامين والخبراء مرتبة حسب التخصص والموقع الجغرافي.</vt:lpstr>
      <vt:lpstr>    • شاشة الإشعارات والتنبيهات المتعلقة بتحديثات القضايا أو مواعيد الجلسات.</vt:lpstr>
      <vt:lpstr>    • شاشة التقارير القضائية (عدد القضايا، حالات القيد، إحصائيات الأداء).</vt:lpstr>
      <vt:lpstr>    </vt:lpstr>
      <vt:lpstr>    </vt:lpstr>
      <vt:lpstr>    ---</vt:lpstr>
      <vt:lpstr>    </vt:lpstr>
      <vt:lpstr>    2- طبقة البيانات (Data Layer)</vt:lpstr>
      <vt:lpstr>    </vt:lpstr>
      <vt:lpstr>    يعتمد النظام على قاعدة بيانات متقدمة لضمان تكامل البيانات واستمرارية العمل، وتشم</vt:lpstr>
      <vt:lpstr>    </vt:lpstr>
      <vt:lpstr>    • استخدام PostgreSQL أو MySQL لتخزين البيانات الرئيسية، مثل:</vt:lpstr>
      <vt:lpstr>    </vt:lpstr>
      <vt:lpstr>    بيانات المستخدمين (قضاة، محامين، مواطنين).</vt:lpstr>
      <vt:lpstr>    </vt:lpstr>
      <vt:lpstr>    القضايا والمعاملات المرتبطة بها.</vt:lpstr>
      <vt:lpstr>    </vt:lpstr>
      <vt:lpstr>    المستندات القانونية والملفات المرفقة.</vt:lpstr>
      <vt:lpstr>    </vt:lpstr>
      <vt:lpstr>    الأحكام القضائية ومراحل التقاضي.</vt:lpstr>
      <vt:lpstr>    </vt:lpstr>
      <vt:lpstr>    سجل الجلسات والإشعارات.</vt:lpstr>
      <vt:lpstr>    </vt:lpstr>
      <vt:lpstr>    </vt:lpstr>
      <vt:lpstr>    • تخزين الملفات في مستودع ملفات (File Storage) مع ربطها بالسجلات القضائية.</vt:lpstr>
      <vt:lpstr>    • اعتماد آليات التشفير والحماية لضمان سرية البيانات القانونية.</vt:lpstr>
      <vt:lpstr>    </vt:lpstr>
      <vt:lpstr>    </vt:lpstr>
      <vt:lpstr>    ---</vt:lpstr>
      <vt:lpstr>    </vt:lpstr>
      <vt:lpstr>    3- التكامل مع التقنيات والخدمات (System Integration)</vt:lpstr>
      <vt:lpstr>    </vt:lpstr>
      <vt:lpstr>    يدعم النظام مجموعة من التكاملات التقنية التي تسهم في تحسين الأداء القضائي، وتشمل</vt:lpstr>
      <vt:lpstr>    </vt:lpstr>
      <vt:lpstr>    • التكامل مع خدمات الذكاء الاصطناعي لتحليل القضايا وتصنيفها واقتراح مواد قانونية</vt:lpstr>
      <vt:lpstr>    • التكامل مع بوابة الدفع الإلكتروني (عند الحاجة لدفع رسوم القضايا).</vt:lpstr>
      <vt:lpstr>    • التكامل مع البريد الإلكتروني والرسائل النصية لإرسال الإشعارات للمستخدمين.</vt:lpstr>
      <vt:lpstr>    • التكامل مع أجهزة المسح الضوئي (Scanner) لرفع المستندات القانونية مباشرة.</vt:lpstr>
      <vt:lpstr>    • دعم الواجهة على مختلف الأجهزة (موبايل – متصفح – أجهزة لوحية).</vt:lpstr>
      <vt:lpstr>    • التخزين السحابي لملفات المستخدمين والمرفقات.</vt:lpstr>
      <vt:lpstr>    4- إدارة النظام (System Management)</vt:lpstr>
      <vt:lpstr>    تتضمن مكونات إدارة النظام مجموعة من الأدوات التي تضمن استقرار المنصة واستمرارية </vt:lpstr>
      <vt:lpstr>    • النسخ الاحتياطي التلقائي لقاعدة البيانات والمستندات القانونية.</vt:lpstr>
      <vt:lpstr>    • استرجاع البيانات عند الحاجة في حالات الطوارئ أو الأعطال.</vt:lpstr>
      <vt:lpstr>    • نظام مراقبة الأداء (Performance Monitoring) لمتابعة سرعة الاستجابة وحركة السير</vt:lpstr>
      <vt:lpstr>    • سجل مراقبة (Audit Log) لتتبع العمليات داخل النظام بهدف تعزيز الشفافية.</vt:lpstr>
      <vt:lpstr>    • التحديثات المستمرة للنظام (Updates) لتحسين الأداء وإضافة ميزات جديدة.</vt:lpstr>
      <vt:lpstr>    • الحماية واكتشاف الاختراقات باستخدام جدران نارية وتشفير متعدد الطبقات.</vt:lpstr>
      <vt:lpstr>    3.6 السيناريو:</vt:lpstr>
      <vt:lpstr>        </vt:lpstr>
      <vt:lpstr>        </vt:lpstr>
      <vt:lpstr>        </vt:lpstr>
      <vt:lpstr>        </vt:lpstr>
      <vt:lpstr>        </vt:lpstr>
      <vt:lpstr>        </vt:lpstr>
      <vt:lpstr/>
    </vt:vector>
  </TitlesOfParts>
  <Company/>
  <LinksUpToDate>false</LinksUpToDate>
  <CharactersWithSpaces>31903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dc:creator>
  <cp:keywords/>
  <dc:description/>
  <cp:lastModifiedBy>جود اليمن</cp:lastModifiedBy>
  <cp:revision>59</cp:revision>
  <cp:lastPrinted>2025-11-24T20:35:00Z</cp:lastPrinted>
  <dcterms:created xsi:type="dcterms:W3CDTF">2024-11-12T15:46:00Z</dcterms:created>
  <dcterms:modified xsi:type="dcterms:W3CDTF">2026-05-04T02:16:00Z</dcterms:modified>
</cp:coreProperties>
</file>